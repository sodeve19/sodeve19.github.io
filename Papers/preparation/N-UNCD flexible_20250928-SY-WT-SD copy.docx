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8439" w14:textId="77777777" w:rsidR="00907807" w:rsidRDefault="000A1646">
      <w:pPr>
        <w:rPr>
          <w:rFonts w:ascii="Times New Roman" w:hAnsi="Times New Roman" w:cs="Times New Roman"/>
          <w:b/>
          <w:bCs/>
          <w:sz w:val="24"/>
        </w:rPr>
      </w:pPr>
      <w:r>
        <w:rPr>
          <w:rFonts w:ascii="Times New Roman" w:hAnsi="Times New Roman" w:cs="Times New Roman"/>
          <w:b/>
          <w:bCs/>
          <w:sz w:val="24"/>
        </w:rPr>
        <w:t xml:space="preserve">Flexible </w:t>
      </w:r>
      <w:r>
        <w:rPr>
          <w:rFonts w:ascii="Times New Roman" w:hAnsi="Times New Roman" w:cs="Times New Roman" w:hint="eastAsia"/>
          <w:b/>
          <w:bCs/>
          <w:sz w:val="24"/>
        </w:rPr>
        <w:t>Conductive</w:t>
      </w:r>
      <w:r>
        <w:rPr>
          <w:rFonts w:ascii="Times New Roman" w:hAnsi="Times New Roman" w:cs="Times New Roman"/>
          <w:b/>
          <w:bCs/>
          <w:sz w:val="24"/>
        </w:rPr>
        <w:t xml:space="preserve"> Diamond Electrodes for Stable</w:t>
      </w:r>
      <w:r>
        <w:rPr>
          <w:rFonts w:ascii="Times New Roman" w:hAnsi="Times New Roman" w:cs="Times New Roman" w:hint="eastAsia"/>
          <w:b/>
          <w:bCs/>
          <w:sz w:val="24"/>
        </w:rPr>
        <w:t xml:space="preserve">, </w:t>
      </w:r>
      <w:proofErr w:type="spellStart"/>
      <w:r>
        <w:rPr>
          <w:rFonts w:ascii="Times New Roman" w:hAnsi="Times New Roman" w:cs="Times New Roman" w:hint="eastAsia"/>
          <w:b/>
          <w:bCs/>
          <w:sz w:val="24"/>
        </w:rPr>
        <w:t>Multifuntional</w:t>
      </w:r>
      <w:proofErr w:type="spellEnd"/>
      <w:r>
        <w:rPr>
          <w:rFonts w:ascii="Times New Roman" w:hAnsi="Times New Roman" w:cs="Times New Roman"/>
          <w:b/>
          <w:bCs/>
          <w:sz w:val="24"/>
        </w:rPr>
        <w:t xml:space="preserve"> Neural Interfaces </w:t>
      </w:r>
    </w:p>
    <w:p w14:paraId="33C96C46" w14:textId="77777777" w:rsidR="00907807" w:rsidRDefault="00907807">
      <w:pPr>
        <w:rPr>
          <w:rFonts w:ascii="Times New Roman" w:hAnsi="Times New Roman" w:cs="Times New Roman"/>
          <w:sz w:val="24"/>
        </w:rPr>
      </w:pPr>
    </w:p>
    <w:p w14:paraId="2A68AD38" w14:textId="77777777" w:rsidR="00907807" w:rsidRDefault="000A1646">
      <w:pPr>
        <w:rPr>
          <w:rFonts w:ascii="Times New Roman" w:hAnsi="Times New Roman" w:cs="Times New Roman"/>
          <w:sz w:val="24"/>
        </w:rPr>
      </w:pPr>
      <w:r>
        <w:rPr>
          <w:rFonts w:ascii="Times New Roman" w:hAnsi="Times New Roman" w:cs="Times New Roman"/>
          <w:sz w:val="24"/>
        </w:rPr>
        <w:t>Siyang Wang</w:t>
      </w:r>
      <w:r>
        <w:rPr>
          <w:rFonts w:ascii="Times New Roman" w:hAnsi="Times New Roman" w:cs="Times New Roman" w:hint="eastAsia"/>
          <w:sz w:val="24"/>
          <w:vertAlign w:val="superscript"/>
        </w:rPr>
        <w:t>1</w:t>
      </w:r>
      <w:r>
        <w:rPr>
          <w:rFonts w:ascii="Times New Roman" w:hAnsi="Times New Roman" w:cs="Times New Roman"/>
          <w:sz w:val="24"/>
        </w:rPr>
        <w:t>, Sorel</w:t>
      </w:r>
      <w:r>
        <w:rPr>
          <w:rFonts w:ascii="Times New Roman" w:hAnsi="Times New Roman" w:cs="Times New Roman"/>
          <w:sz w:val="24"/>
          <w:lang w:val="en-AU"/>
        </w:rPr>
        <w:t xml:space="preserve"> E.</w:t>
      </w:r>
      <w:r>
        <w:rPr>
          <w:rFonts w:ascii="Times New Roman" w:hAnsi="Times New Roman" w:cs="Times New Roman"/>
          <w:sz w:val="24"/>
        </w:rPr>
        <w:t xml:space="preserve"> De Leon</w:t>
      </w:r>
      <w:r>
        <w:rPr>
          <w:rFonts w:ascii="Times New Roman" w:hAnsi="Times New Roman" w:cs="Times New Roman" w:hint="eastAsia"/>
          <w:sz w:val="24"/>
          <w:vertAlign w:val="superscript"/>
        </w:rPr>
        <w:t>1,2</w:t>
      </w:r>
      <w:r>
        <w:rPr>
          <w:rFonts w:ascii="Times New Roman" w:hAnsi="Times New Roman" w:cs="Times New Roman"/>
          <w:sz w:val="24"/>
        </w:rPr>
        <w:t>, Nadarajah Athavan</w:t>
      </w:r>
      <w:r>
        <w:rPr>
          <w:rFonts w:ascii="Times New Roman" w:hAnsi="Times New Roman" w:cs="Times New Roman" w:hint="eastAsia"/>
          <w:sz w:val="24"/>
          <w:vertAlign w:val="superscript"/>
        </w:rPr>
        <w:t>1</w:t>
      </w:r>
      <w:r>
        <w:rPr>
          <w:rFonts w:ascii="Times New Roman" w:hAnsi="Times New Roman" w:cs="Times New Roman"/>
          <w:sz w:val="24"/>
        </w:rPr>
        <w:t>, Toon Goris</w:t>
      </w:r>
      <w:r>
        <w:rPr>
          <w:rFonts w:ascii="Times New Roman" w:hAnsi="Times New Roman" w:cs="Times New Roman" w:hint="eastAsia"/>
          <w:sz w:val="24"/>
          <w:vertAlign w:val="superscript"/>
        </w:rPr>
        <w:t>1</w:t>
      </w:r>
      <w:r>
        <w:rPr>
          <w:rFonts w:ascii="Times New Roman" w:hAnsi="Times New Roman" w:cs="Times New Roman"/>
          <w:sz w:val="24"/>
        </w:rPr>
        <w:t>, Negin Jalilinejad</w:t>
      </w:r>
      <w:r>
        <w:rPr>
          <w:rFonts w:ascii="Times New Roman" w:hAnsi="Times New Roman" w:cs="Times New Roman" w:hint="eastAsia"/>
          <w:sz w:val="24"/>
          <w:vertAlign w:val="superscript"/>
        </w:rPr>
        <w:t>1</w:t>
      </w:r>
      <w:r>
        <w:rPr>
          <w:rFonts w:ascii="Times New Roman" w:hAnsi="Times New Roman" w:cs="Times New Roman"/>
          <w:sz w:val="24"/>
        </w:rPr>
        <w:t>,</w:t>
      </w:r>
      <w:r>
        <w:rPr>
          <w:rFonts w:ascii="Times New Roman" w:hAnsi="Times New Roman" w:cs="Times New Roman" w:hint="eastAsia"/>
          <w:sz w:val="24"/>
        </w:rPr>
        <w:t xml:space="preserve"> Young Jun Jung</w:t>
      </w:r>
      <w:r>
        <w:rPr>
          <w:rFonts w:ascii="Times New Roman" w:hAnsi="Times New Roman" w:cs="Times New Roman" w:hint="eastAsia"/>
          <w:sz w:val="24"/>
          <w:vertAlign w:val="superscript"/>
        </w:rPr>
        <w:t>1</w:t>
      </w:r>
      <w:r>
        <w:rPr>
          <w:rFonts w:ascii="Times New Roman" w:hAnsi="Times New Roman" w:cs="Times New Roman" w:hint="eastAsia"/>
          <w:sz w:val="24"/>
        </w:rPr>
        <w:t>,</w:t>
      </w:r>
      <w:r>
        <w:rPr>
          <w:rFonts w:ascii="Times New Roman" w:hAnsi="Times New Roman" w:cs="Times New Roman"/>
          <w:sz w:val="24"/>
        </w:rPr>
        <w:t xml:space="preserve"> David Garrett</w:t>
      </w:r>
      <w:r>
        <w:rPr>
          <w:rFonts w:ascii="Times New Roman" w:hAnsi="Times New Roman" w:cs="Times New Roman" w:hint="eastAsia"/>
          <w:sz w:val="24"/>
          <w:vertAlign w:val="superscript"/>
        </w:rPr>
        <w:t>2</w:t>
      </w:r>
      <w:r>
        <w:rPr>
          <w:rFonts w:ascii="Times New Roman" w:hAnsi="Times New Roman" w:cs="Times New Roman"/>
          <w:sz w:val="24"/>
        </w:rPr>
        <w:t>, Michael Ibbotson</w:t>
      </w:r>
      <w:r>
        <w:rPr>
          <w:rFonts w:ascii="Times New Roman" w:hAnsi="Times New Roman" w:cs="Times New Roman" w:hint="eastAsia"/>
          <w:sz w:val="24"/>
          <w:vertAlign w:val="superscript"/>
        </w:rPr>
        <w:t>3</w:t>
      </w:r>
      <w:r>
        <w:rPr>
          <w:rFonts w:ascii="Times New Roman" w:hAnsi="Times New Roman" w:cs="Times New Roman"/>
          <w:sz w:val="24"/>
        </w:rPr>
        <w:t>, Steven Prawer</w:t>
      </w:r>
      <w:r>
        <w:rPr>
          <w:rFonts w:ascii="Times New Roman" w:hAnsi="Times New Roman" w:cs="Times New Roman" w:hint="eastAsia"/>
          <w:sz w:val="24"/>
          <w:vertAlign w:val="superscript"/>
        </w:rPr>
        <w:t>1</w:t>
      </w:r>
      <w:r>
        <w:rPr>
          <w:rFonts w:ascii="Times New Roman" w:hAnsi="Times New Roman" w:cs="Times New Roman"/>
          <w:sz w:val="24"/>
        </w:rPr>
        <w:t>, Wei Tong</w:t>
      </w:r>
      <w:r>
        <w:rPr>
          <w:rFonts w:ascii="Times New Roman" w:hAnsi="Times New Roman" w:cs="Times New Roman" w:hint="eastAsia"/>
          <w:sz w:val="24"/>
          <w:vertAlign w:val="superscript"/>
        </w:rPr>
        <w:t>1,4</w:t>
      </w:r>
      <w:r>
        <w:rPr>
          <w:rFonts w:ascii="Times New Roman" w:hAnsi="Times New Roman" w:cs="Times New Roman"/>
          <w:sz w:val="24"/>
        </w:rPr>
        <w:t>*</w:t>
      </w:r>
    </w:p>
    <w:p w14:paraId="3BCB17D6" w14:textId="77777777" w:rsidR="00907807" w:rsidRDefault="00907807">
      <w:pPr>
        <w:rPr>
          <w:rFonts w:ascii="Times New Roman" w:hAnsi="Times New Roman" w:cs="Times New Roman"/>
          <w:sz w:val="24"/>
        </w:rPr>
      </w:pPr>
    </w:p>
    <w:p w14:paraId="7F6D44A4" w14:textId="77777777" w:rsidR="00907807" w:rsidRDefault="000A1646">
      <w:pPr>
        <w:pStyle w:val="ListParagraph"/>
        <w:numPr>
          <w:ilvl w:val="0"/>
          <w:numId w:val="1"/>
        </w:numPr>
        <w:ind w:firstLineChars="0"/>
        <w:rPr>
          <w:rFonts w:ascii="Times New Roman" w:hAnsi="Times New Roman" w:cs="Times New Roman"/>
          <w:sz w:val="24"/>
        </w:rPr>
      </w:pPr>
      <w:r>
        <w:rPr>
          <w:rFonts w:ascii="Times New Roman" w:hAnsi="Times New Roman" w:cs="Times New Roman"/>
          <w:sz w:val="24"/>
        </w:rPr>
        <w:t>School of Physics, University of Melbourne, Parkville, VIC, Australia</w:t>
      </w:r>
    </w:p>
    <w:p w14:paraId="0E69691F" w14:textId="77777777" w:rsidR="00907807" w:rsidRDefault="000A1646">
      <w:pPr>
        <w:pStyle w:val="ListParagraph"/>
        <w:numPr>
          <w:ilvl w:val="0"/>
          <w:numId w:val="1"/>
        </w:numPr>
        <w:ind w:firstLineChars="0"/>
        <w:rPr>
          <w:rFonts w:ascii="Times New Roman" w:hAnsi="Times New Roman" w:cs="Times New Roman"/>
          <w:sz w:val="24"/>
        </w:rPr>
      </w:pPr>
      <w:r>
        <w:rPr>
          <w:rFonts w:ascii="Times New Roman" w:hAnsi="Times New Roman" w:cs="Times New Roman"/>
          <w:sz w:val="24"/>
        </w:rPr>
        <w:t>School of Engineering, RMIT University, Melbourne, VIC, Australia</w:t>
      </w:r>
    </w:p>
    <w:p w14:paraId="2401D060" w14:textId="77777777" w:rsidR="00907807" w:rsidRDefault="000A1646">
      <w:pPr>
        <w:pStyle w:val="ListParagraph"/>
        <w:numPr>
          <w:ilvl w:val="0"/>
          <w:numId w:val="1"/>
        </w:numPr>
        <w:ind w:firstLineChars="0"/>
        <w:rPr>
          <w:rFonts w:ascii="Times New Roman" w:hAnsi="Times New Roman" w:cs="Times New Roman"/>
          <w:sz w:val="24"/>
        </w:rPr>
      </w:pPr>
      <w:r>
        <w:rPr>
          <w:rFonts w:ascii="Times New Roman" w:hAnsi="Times New Roman" w:cs="Times New Roman"/>
          <w:sz w:val="24"/>
        </w:rPr>
        <w:t>Department of Biomedical Engineering, University of Melbourne, Parkville, VIC, Australia</w:t>
      </w:r>
    </w:p>
    <w:p w14:paraId="15B2D362" w14:textId="77777777" w:rsidR="00907807" w:rsidRDefault="000A1646">
      <w:pPr>
        <w:pStyle w:val="ListParagraph"/>
        <w:numPr>
          <w:ilvl w:val="0"/>
          <w:numId w:val="1"/>
        </w:numPr>
        <w:ind w:firstLineChars="0"/>
        <w:rPr>
          <w:rFonts w:ascii="Times New Roman" w:hAnsi="Times New Roman" w:cs="Times New Roman"/>
          <w:sz w:val="24"/>
        </w:rPr>
      </w:pPr>
      <w:r>
        <w:rPr>
          <w:rFonts w:ascii="Times New Roman" w:hAnsi="Times New Roman" w:cs="Times New Roman"/>
          <w:sz w:val="24"/>
        </w:rPr>
        <w:t>Grame Clark Institute, University of Melbourne, Parkville, VIC, Australia</w:t>
      </w:r>
    </w:p>
    <w:p w14:paraId="78FACF21" w14:textId="77777777" w:rsidR="00907807" w:rsidRDefault="00907807">
      <w:pPr>
        <w:pStyle w:val="ListParagraph"/>
        <w:ind w:firstLineChars="0" w:firstLine="0"/>
        <w:rPr>
          <w:rFonts w:ascii="Times New Roman" w:hAnsi="Times New Roman" w:cs="Times New Roman"/>
          <w:sz w:val="24"/>
        </w:rPr>
      </w:pPr>
    </w:p>
    <w:p w14:paraId="6AA6197F" w14:textId="77777777" w:rsidR="00907807" w:rsidRDefault="000A1646">
      <w:pPr>
        <w:rPr>
          <w:rFonts w:ascii="Times New Roman" w:hAnsi="Times New Roman" w:cs="Times New Roman"/>
          <w:sz w:val="24"/>
        </w:rPr>
      </w:pPr>
      <w:r>
        <w:rPr>
          <w:rFonts w:ascii="Times New Roman" w:hAnsi="Times New Roman" w:cs="Times New Roman"/>
          <w:sz w:val="24"/>
        </w:rPr>
        <w:t xml:space="preserve">*Corresponding: </w:t>
      </w:r>
      <w:hyperlink r:id="rId8" w:history="1">
        <w:r w:rsidR="00907807">
          <w:rPr>
            <w:rStyle w:val="Hyperlink"/>
            <w:rFonts w:ascii="Times New Roman" w:hAnsi="Times New Roman" w:cs="Times New Roman"/>
            <w:color w:val="auto"/>
            <w:sz w:val="24"/>
            <w:u w:val="none"/>
          </w:rPr>
          <w:t>wei.tong@unimel</w:t>
        </w:r>
        <w:r w:rsidR="00907807">
          <w:rPr>
            <w:rStyle w:val="Hyperlink"/>
            <w:rFonts w:ascii="Times New Roman" w:hAnsi="Times New Roman" w:cs="Times New Roman" w:hint="eastAsia"/>
            <w:color w:val="auto"/>
            <w:sz w:val="24"/>
            <w:u w:val="none"/>
          </w:rPr>
          <w:t>b</w:t>
        </w:r>
        <w:r w:rsidR="00907807">
          <w:rPr>
            <w:rStyle w:val="Hyperlink"/>
            <w:rFonts w:ascii="Times New Roman" w:hAnsi="Times New Roman" w:cs="Times New Roman"/>
            <w:color w:val="auto"/>
            <w:sz w:val="24"/>
            <w:u w:val="none"/>
          </w:rPr>
          <w:t>.edu.au</w:t>
        </w:r>
      </w:hyperlink>
    </w:p>
    <w:p w14:paraId="435BB3E8" w14:textId="77777777" w:rsidR="00907807" w:rsidRDefault="000A1646">
      <w:pPr>
        <w:rPr>
          <w:rFonts w:ascii="Times New Roman" w:hAnsi="Times New Roman" w:cs="Times New Roman"/>
          <w:sz w:val="24"/>
          <w:lang w:val="en-AU"/>
        </w:rPr>
      </w:pPr>
      <w:r>
        <w:rPr>
          <w:rFonts w:ascii="Times New Roman" w:hAnsi="Times New Roman" w:cs="Times New Roman"/>
          <w:b/>
          <w:bCs/>
          <w:sz w:val="24"/>
        </w:rPr>
        <w:t>Keywords:</w:t>
      </w:r>
      <w:r>
        <w:rPr>
          <w:rFonts w:ascii="Times New Roman" w:hAnsi="Times New Roman" w:cs="Times New Roman"/>
          <w:sz w:val="24"/>
        </w:rPr>
        <w:t xml:space="preserve"> Diamond, Neural stimulation, Dopamine sensing, Carbon nanotube, Brain-machine interface</w:t>
      </w:r>
    </w:p>
    <w:p w14:paraId="6FDE45D0" w14:textId="77777777" w:rsidR="00907807" w:rsidRDefault="00907807">
      <w:pPr>
        <w:rPr>
          <w:rFonts w:ascii="Times New Roman" w:hAnsi="Times New Roman" w:cs="Times New Roman"/>
          <w:sz w:val="24"/>
        </w:rPr>
      </w:pPr>
    </w:p>
    <w:p w14:paraId="2AA259FA" w14:textId="77777777" w:rsidR="00907807" w:rsidRDefault="000A1646">
      <w:pPr>
        <w:rPr>
          <w:rFonts w:ascii="Times New Roman" w:hAnsi="Times New Roman" w:cs="Times New Roman"/>
          <w:b/>
          <w:bCs/>
          <w:sz w:val="24"/>
        </w:rPr>
      </w:pPr>
      <w:r>
        <w:rPr>
          <w:rFonts w:ascii="Times New Roman" w:hAnsi="Times New Roman" w:cs="Times New Roman"/>
          <w:b/>
          <w:bCs/>
          <w:sz w:val="24"/>
        </w:rPr>
        <w:t>Abstract</w:t>
      </w:r>
    </w:p>
    <w:p w14:paraId="26E553DF" w14:textId="77777777" w:rsidR="00907807" w:rsidRDefault="00907807">
      <w:pPr>
        <w:rPr>
          <w:rFonts w:ascii="Times New Roman" w:hAnsi="Times New Roman" w:cs="Times New Roman"/>
          <w:sz w:val="24"/>
        </w:rPr>
      </w:pPr>
    </w:p>
    <w:p w14:paraId="5946125A" w14:textId="20702288" w:rsidR="00907807" w:rsidRDefault="000A1646">
      <w:pPr>
        <w:rPr>
          <w:rFonts w:ascii="Times New Roman" w:hAnsi="Times New Roman" w:cs="Times New Roman"/>
          <w:sz w:val="24"/>
        </w:rPr>
      </w:pPr>
      <w:r>
        <w:rPr>
          <w:rFonts w:ascii="Times New Roman" w:hAnsi="Times New Roman" w:cs="Times New Roman"/>
          <w:sz w:val="24"/>
        </w:rPr>
        <w:t xml:space="preserve">Neural interfaces that can detect and modulate neural activity are essential for advancing neuroscience and hold promise for treating neurological disorders. However, existing implantable electrodes often have limited lifetimes and </w:t>
      </w:r>
      <w:ins w:id="0" w:author="Sorel De Leon Vergara" w:date="2025-09-28T14:44:00Z" w16du:dateUtc="2025-09-28T04:44:00Z">
        <w:r w:rsidR="001B7F24">
          <w:rPr>
            <w:rFonts w:ascii="Times New Roman" w:hAnsi="Times New Roman" w:cs="Times New Roman"/>
            <w:sz w:val="24"/>
          </w:rPr>
          <w:t xml:space="preserve">are </w:t>
        </w:r>
      </w:ins>
      <w:r>
        <w:rPr>
          <w:rFonts w:ascii="Times New Roman" w:hAnsi="Times New Roman" w:cs="Times New Roman"/>
          <w:sz w:val="24"/>
        </w:rPr>
        <w:t xml:space="preserve">typically </w:t>
      </w:r>
      <w:del w:id="1" w:author="Sorel De Leon Vergara" w:date="2025-09-28T14:44:00Z" w16du:dateUtc="2025-09-28T04:44:00Z">
        <w:r w:rsidDel="00D2657E">
          <w:rPr>
            <w:rFonts w:ascii="Times New Roman" w:hAnsi="Times New Roman" w:cs="Times New Roman"/>
            <w:sz w:val="24"/>
          </w:rPr>
          <w:delText>perform only</w:delText>
        </w:r>
      </w:del>
      <w:ins w:id="2" w:author="Sorel De Leon Vergara" w:date="2025-09-28T14:44:00Z" w16du:dateUtc="2025-09-28T04:44:00Z">
        <w:r w:rsidR="00D2657E">
          <w:rPr>
            <w:rFonts w:ascii="Times New Roman" w:hAnsi="Times New Roman" w:cs="Times New Roman"/>
            <w:sz w:val="24"/>
          </w:rPr>
          <w:t>limited to</w:t>
        </w:r>
      </w:ins>
      <w:r>
        <w:rPr>
          <w:rFonts w:ascii="Times New Roman" w:hAnsi="Times New Roman" w:cs="Times New Roman"/>
          <w:sz w:val="24"/>
        </w:rPr>
        <w:t xml:space="preserve"> one function, such as stimulation, recording, or </w:t>
      </w:r>
      <w:ins w:id="3" w:author="WPS_1687937929" w:date="2025-09-26T15:23:00Z">
        <w:r>
          <w:rPr>
            <w:rFonts w:ascii="Times New Roman" w:hAnsi="Times New Roman" w:cs="Times New Roman"/>
            <w:sz w:val="24"/>
            <w:lang w:val="en-AU"/>
          </w:rPr>
          <w:t>neuro</w:t>
        </w:r>
      </w:ins>
      <w:r>
        <w:rPr>
          <w:rFonts w:ascii="Times New Roman" w:hAnsi="Times New Roman" w:cs="Times New Roman"/>
          <w:sz w:val="24"/>
        </w:rPr>
        <w:t xml:space="preserve">chemical sensing, restricting their applications in closed-loop systems. Here, we introduce flexible, multifunctional neural electrodes that combine high performance, biocompatibility, and long-term stability across all three modalities. By depositing nitrogen-included </w:t>
      </w:r>
      <w:proofErr w:type="spellStart"/>
      <w:r>
        <w:rPr>
          <w:rFonts w:ascii="Times New Roman" w:hAnsi="Times New Roman" w:cs="Times New Roman"/>
          <w:sz w:val="24"/>
        </w:rPr>
        <w:t>ultrananocrystalline</w:t>
      </w:r>
      <w:proofErr w:type="spellEnd"/>
      <w:r>
        <w:rPr>
          <w:rFonts w:ascii="Times New Roman" w:hAnsi="Times New Roman" w:cs="Times New Roman"/>
          <w:sz w:val="24"/>
        </w:rPr>
        <w:t xml:space="preserve"> diamond films on carbon nanotube mats, we created a hybrid platform that combines the excellent biocompatibility and stability of diamond with the flexibility and lightweight properties of carbon nanotube mats. Conformal diamond coating was confirmed by scanning electron microscopy and Raman spectroscopy, and the electrodes </w:t>
      </w:r>
      <w:del w:id="4" w:author="Sorel De Leon Vergara" w:date="2025-09-28T14:45:00Z" w16du:dateUtc="2025-09-28T04:45:00Z">
        <w:r w:rsidDel="00440EFA">
          <w:rPr>
            <w:rFonts w:ascii="Times New Roman" w:hAnsi="Times New Roman" w:cs="Times New Roman"/>
            <w:sz w:val="24"/>
          </w:rPr>
          <w:delText>exhibited</w:delText>
        </w:r>
      </w:del>
      <w:ins w:id="5" w:author="Sorel De Leon Vergara" w:date="2025-09-28T14:45:00Z" w16du:dateUtc="2025-09-28T04:45:00Z">
        <w:r w:rsidR="00440EFA">
          <w:rPr>
            <w:rFonts w:ascii="Times New Roman" w:hAnsi="Times New Roman" w:cs="Times New Roman"/>
            <w:sz w:val="24"/>
          </w:rPr>
          <w:t>showed</w:t>
        </w:r>
      </w:ins>
      <w:r>
        <w:rPr>
          <w:rFonts w:ascii="Times New Roman" w:hAnsi="Times New Roman" w:cs="Times New Roman"/>
          <w:sz w:val="24"/>
        </w:rPr>
        <w:t xml:space="preserve"> flexibility and </w:t>
      </w:r>
      <w:del w:id="6" w:author="Sorel De Leon Vergara" w:date="2025-09-28T14:45:00Z" w16du:dateUtc="2025-09-28T04:45:00Z">
        <w:r w:rsidDel="00F35CC9">
          <w:rPr>
            <w:rFonts w:ascii="Times New Roman" w:hAnsi="Times New Roman" w:cs="Times New Roman"/>
            <w:sz w:val="24"/>
          </w:rPr>
          <w:delText>retained</w:delText>
        </w:r>
      </w:del>
      <w:ins w:id="7" w:author="Sorel De Leon Vergara" w:date="2025-09-28T14:45:00Z" w16du:dateUtc="2025-09-28T04:45:00Z">
        <w:r w:rsidR="00F35CC9">
          <w:rPr>
            <w:rFonts w:ascii="Times New Roman" w:hAnsi="Times New Roman" w:cs="Times New Roman"/>
            <w:sz w:val="24"/>
          </w:rPr>
          <w:t>kept</w:t>
        </w:r>
      </w:ins>
      <w:r>
        <w:rPr>
          <w:rFonts w:ascii="Times New Roman" w:hAnsi="Times New Roman" w:cs="Times New Roman"/>
          <w:sz w:val="24"/>
        </w:rPr>
        <w:t xml:space="preserve"> their mechanical integrity under repeated bending. The hybrid diamond/carbon nanotube electrodes showed a high charge injection capacity (~17.2 mC cm</w:t>
      </w:r>
      <w:r>
        <w:rPr>
          <w:rFonts w:ascii="Times New Roman" w:hAnsi="Times New Roman" w:cs="Times New Roman"/>
          <w:sz w:val="24"/>
          <w:vertAlign w:val="superscript"/>
        </w:rPr>
        <w:t>-2</w:t>
      </w:r>
      <w:r>
        <w:rPr>
          <w:rFonts w:ascii="Times New Roman" w:hAnsi="Times New Roman" w:cs="Times New Roman"/>
          <w:sz w:val="24"/>
        </w:rPr>
        <w:t xml:space="preserve">) and maintained &gt;98% capacitance after 900 </w:t>
      </w:r>
      <w:r w:rsidRPr="00F46C4C">
        <w:rPr>
          <w:rFonts w:ascii="Times New Roman" w:hAnsi="Times New Roman" w:cs="Times New Roman"/>
          <w:sz w:val="24"/>
          <w:rPrChange w:id="8" w:author="Wei Tong" w:date="2025-09-28T09:50:00Z" w16du:dateUtc="2025-09-27T23:50:00Z">
            <w:rPr>
              <w:rFonts w:ascii="Times New Roman" w:hAnsi="Times New Roman" w:cs="Times New Roman"/>
              <w:sz w:val="24"/>
              <w:highlight w:val="yellow"/>
            </w:rPr>
          </w:rPrChange>
        </w:rPr>
        <w:t>stimulation cycles</w:t>
      </w:r>
      <w:r w:rsidRPr="00F46C4C">
        <w:rPr>
          <w:rFonts w:ascii="Times New Roman" w:hAnsi="Times New Roman" w:cs="Times New Roman"/>
          <w:sz w:val="24"/>
        </w:rPr>
        <w:t>. These electrodes could support neuronal survival and neurite outgrowth and detect dopamine with a sensitivity of ~</w:t>
      </w:r>
      <w:r w:rsidRPr="00F46C4C">
        <w:rPr>
          <w:rFonts w:ascii="Times New Roman" w:hAnsi="Times New Roman" w:cs="Times New Roman"/>
          <w:sz w:val="24"/>
          <w:lang w:val="en-AU"/>
          <w:rPrChange w:id="9" w:author="Wei Tong" w:date="2025-09-28T09:50:00Z" w16du:dateUtc="2025-09-27T23:50:00Z">
            <w:rPr>
              <w:rFonts w:ascii="Times New Roman" w:hAnsi="Times New Roman" w:cs="Times New Roman"/>
              <w:sz w:val="24"/>
              <w:highlight w:val="yellow"/>
              <w:lang w:val="en-AU"/>
            </w:rPr>
          </w:rPrChange>
        </w:rPr>
        <w:t>2.3</w:t>
      </w:r>
      <w:r w:rsidRPr="00F46C4C">
        <w:rPr>
          <w:rFonts w:ascii="Times New Roman" w:hAnsi="Times New Roman" w:cs="Times New Roman"/>
          <w:sz w:val="24"/>
        </w:rPr>
        <w:t xml:space="preserve"> µA </w:t>
      </w:r>
      <w:r>
        <w:rPr>
          <w:rFonts w:ascii="Times New Roman" w:hAnsi="Times New Roman" w:cs="Times New Roman"/>
          <w:sz w:val="24"/>
        </w:rPr>
        <w:t>µM</w:t>
      </w:r>
      <w:r>
        <w:rPr>
          <w:rFonts w:ascii="Times New Roman" w:hAnsi="Times New Roman" w:cs="Times New Roman"/>
          <w:sz w:val="24"/>
          <w:vertAlign w:val="superscript"/>
        </w:rPr>
        <w:t>-1</w:t>
      </w:r>
      <w:r>
        <w:rPr>
          <w:rFonts w:ascii="Times New Roman" w:hAnsi="Times New Roman" w:cs="Times New Roman"/>
          <w:sz w:val="24"/>
        </w:rPr>
        <w:t xml:space="preserve"> cm</w:t>
      </w:r>
      <w:r>
        <w:rPr>
          <w:rFonts w:ascii="Times New Roman" w:hAnsi="Times New Roman" w:cs="Times New Roman"/>
          <w:sz w:val="24"/>
          <w:vertAlign w:val="superscript"/>
        </w:rPr>
        <w:t>-2</w:t>
      </w:r>
      <w:del w:id="10" w:author="Wei Tong" w:date="2025-09-28T09:50:00Z" w16du:dateUtc="2025-09-27T23:50:00Z">
        <w:r w:rsidDel="00F46C4C">
          <w:rPr>
            <w:rFonts w:ascii="Times New Roman" w:hAnsi="Times New Roman" w:cs="Times New Roman"/>
            <w:sz w:val="24"/>
          </w:rPr>
          <w:delText xml:space="preserve"> and a limit of detection of </w:delText>
        </w:r>
        <w:r w:rsidDel="00F46C4C">
          <w:rPr>
            <w:rFonts w:ascii="Times New Roman" w:hAnsi="Times New Roman" w:cs="Times New Roman"/>
            <w:sz w:val="24"/>
            <w:highlight w:val="yellow"/>
            <w:lang w:val="en-AU"/>
          </w:rPr>
          <w:delText>0.3 m</w:delText>
        </w:r>
        <w:r w:rsidDel="00F46C4C">
          <w:rPr>
            <w:rFonts w:ascii="Times New Roman" w:hAnsi="Times New Roman" w:cs="Times New Roman"/>
            <w:sz w:val="24"/>
            <w:highlight w:val="yellow"/>
          </w:rPr>
          <w:delText>M</w:delText>
        </w:r>
      </w:del>
      <w:r>
        <w:rPr>
          <w:rFonts w:ascii="Times New Roman" w:hAnsi="Times New Roman" w:cs="Times New Roman"/>
          <w:sz w:val="24"/>
        </w:rPr>
        <w:t>, while resisting biofouling. The same electrode reliably evoked neural responses in the retina and recorded local field potentials in the cortex. Together, these results establish</w:t>
      </w:r>
      <w:del w:id="11" w:author="Sorel De Leon Vergara" w:date="2025-09-28T14:46:00Z" w16du:dateUtc="2025-09-28T04:46:00Z">
        <w:r w:rsidDel="003A006C">
          <w:rPr>
            <w:rFonts w:ascii="Times New Roman" w:hAnsi="Times New Roman" w:cs="Times New Roman"/>
            <w:sz w:val="24"/>
          </w:rPr>
          <w:delText>ed</w:delText>
        </w:r>
      </w:del>
      <w:r>
        <w:rPr>
          <w:rFonts w:ascii="Times New Roman" w:hAnsi="Times New Roman" w:cs="Times New Roman"/>
          <w:sz w:val="24"/>
        </w:rPr>
        <w:t xml:space="preserve"> hybrid diamond/carbon nanotube electrodes as a flexible, biocompatible, stable and multifunctional neural interface platform, with strong promise for long-lasting, closed-loop applications.</w:t>
      </w:r>
    </w:p>
    <w:p w14:paraId="57341968" w14:textId="77777777" w:rsidR="00907807" w:rsidRDefault="000A1646">
      <w:pPr>
        <w:widowControl/>
        <w:jc w:val="left"/>
        <w:rPr>
          <w:rFonts w:ascii="Times New Roman" w:hAnsi="Times New Roman" w:cs="Times New Roman"/>
          <w:sz w:val="24"/>
        </w:rPr>
      </w:pPr>
      <w:r>
        <w:rPr>
          <w:rFonts w:ascii="Times New Roman" w:hAnsi="Times New Roman" w:cs="Times New Roman"/>
          <w:sz w:val="24"/>
        </w:rPr>
        <w:br w:type="page"/>
      </w:r>
    </w:p>
    <w:p w14:paraId="62CBD9C0" w14:textId="77777777" w:rsidR="00907807" w:rsidRDefault="000A1646">
      <w:pPr>
        <w:pStyle w:val="ListParagraph"/>
        <w:numPr>
          <w:ilvl w:val="0"/>
          <w:numId w:val="2"/>
        </w:numPr>
        <w:ind w:firstLineChars="0"/>
        <w:rPr>
          <w:rFonts w:ascii="Times New Roman" w:hAnsi="Times New Roman" w:cs="Times New Roman"/>
          <w:b/>
          <w:bCs/>
          <w:sz w:val="24"/>
        </w:rPr>
      </w:pPr>
      <w:r>
        <w:rPr>
          <w:rFonts w:ascii="Times New Roman" w:hAnsi="Times New Roman" w:cs="Times New Roman"/>
          <w:b/>
          <w:bCs/>
          <w:sz w:val="24"/>
        </w:rPr>
        <w:lastRenderedPageBreak/>
        <w:t>Introduction</w:t>
      </w:r>
    </w:p>
    <w:p w14:paraId="22071509" w14:textId="77777777" w:rsidR="00907807" w:rsidRDefault="00907807">
      <w:pPr>
        <w:rPr>
          <w:rFonts w:ascii="Times New Roman" w:hAnsi="Times New Roman" w:cs="Times New Roman"/>
          <w:sz w:val="24"/>
        </w:rPr>
      </w:pPr>
      <w:bookmarkStart w:id="12" w:name="OLE_LINK36"/>
    </w:p>
    <w:p w14:paraId="12786367" w14:textId="08B17043" w:rsidR="00907807" w:rsidRDefault="000A1646">
      <w:pPr>
        <w:rPr>
          <w:rFonts w:ascii="Times New Roman" w:hAnsi="Times New Roman" w:cs="Times New Roman"/>
          <w:sz w:val="24"/>
        </w:rPr>
      </w:pPr>
      <w:bookmarkStart w:id="13" w:name="OLE_LINK2"/>
      <w:r>
        <w:rPr>
          <w:rFonts w:ascii="Times New Roman" w:hAnsi="Times New Roman" w:cs="Times New Roman"/>
          <w:sz w:val="24"/>
        </w:rPr>
        <w:t xml:space="preserve">Neural interfaces provide a direct communication pathway between the nervous system and external electronics, enabling the recording and modulation of neural activities </w:t>
      </w:r>
      <w:r>
        <w:rPr>
          <w:rFonts w:ascii="Times New Roman" w:hAnsi="Times New Roman" w:cs="Times New Roman"/>
          <w:sz w:val="24"/>
        </w:rPr>
        <w:fldChar w:fldCharType="begin">
          <w:fldData xml:space="preserve">PEVuZE5vdGU+PENpdGU+PEF1dGhvcj5MaTwvQXV0aG9yPjxZZWFyPjIwMjM8L1llYXI+PFJlY051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PEVuZE5vdGU+PENpdGU+PEF1dGhvcj5MaTwvQXV0aG9yPjxZZWFyPjIwMjM8L1llYXI+PFJlY051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 2]</w:t>
      </w:r>
      <w:r>
        <w:rPr>
          <w:rFonts w:ascii="Times New Roman" w:hAnsi="Times New Roman" w:cs="Times New Roman"/>
          <w:sz w:val="24"/>
        </w:rPr>
        <w:fldChar w:fldCharType="end"/>
      </w:r>
      <w:r>
        <w:rPr>
          <w:rFonts w:ascii="Times New Roman" w:hAnsi="Times New Roman" w:cs="Times New Roman"/>
          <w:sz w:val="24"/>
        </w:rPr>
        <w:t xml:space="preserve">. These technologies are showing increasing potential in clinical applications for treating a range of neurological conditions </w:t>
      </w:r>
      <w:r>
        <w:rPr>
          <w:rFonts w:ascii="Times New Roman" w:hAnsi="Times New Roman" w:cs="Times New Roman"/>
          <w:sz w:val="24"/>
        </w:rPr>
        <w:fldChar w:fldCharType="begin">
          <w:fldData xml:space="preserve">PEVuZE5vdGU+PENpdGU+PEF1dGhvcj5BcmxvdHRpPC9BdXRob3I+PFllYXI+MjAyMTwvWWVhcj48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PEVuZE5vdGU+PENpdGU+PEF1dGhvcj5BcmxvdHRpPC9BdXRob3I+PFllYXI+MjAyMTwvWWVhcj48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[3-8]</w:t>
      </w:r>
      <w:r>
        <w:rPr>
          <w:rFonts w:ascii="Times New Roman" w:hAnsi="Times New Roman" w:cs="Times New Roman"/>
          <w:sz w:val="24"/>
        </w:rPr>
        <w:fldChar w:fldCharType="end"/>
      </w:r>
      <w:r>
        <w:rPr>
          <w:rFonts w:ascii="Times New Roman" w:hAnsi="Times New Roman" w:cs="Times New Roman"/>
          <w:sz w:val="24"/>
        </w:rPr>
        <w:t xml:space="preserve">. Recent examples include a brain-to-voice </w:t>
      </w:r>
      <w:proofErr w:type="spellStart"/>
      <w:r>
        <w:rPr>
          <w:rFonts w:ascii="Times New Roman" w:hAnsi="Times New Roman" w:cs="Times New Roman"/>
          <w:sz w:val="24"/>
        </w:rPr>
        <w:t>neuroprosthesis</w:t>
      </w:r>
      <w:proofErr w:type="spellEnd"/>
      <w:r>
        <w:rPr>
          <w:rFonts w:ascii="Times New Roman" w:hAnsi="Times New Roman" w:cs="Times New Roman"/>
          <w:sz w:val="24"/>
        </w:rPr>
        <w:t xml:space="preserve"> that </w:t>
      </w:r>
      <w:r>
        <w:rPr>
          <w:rFonts w:ascii="Times New Roman" w:hAnsi="Times New Roman" w:cs="Times New Roman" w:hint="eastAsia"/>
          <w:sz w:val="24"/>
        </w:rPr>
        <w:t>translate</w:t>
      </w:r>
      <w:del w:id="14" w:author="Sorel De Leon Vergara" w:date="2025-09-28T14:46:00Z" w16du:dateUtc="2025-09-28T04:46:00Z">
        <w:r w:rsidDel="00650936">
          <w:rPr>
            <w:rFonts w:ascii="Times New Roman" w:hAnsi="Times New Roman" w:cs="Times New Roman" w:hint="eastAsia"/>
            <w:sz w:val="24"/>
          </w:rPr>
          <w:delText>d</w:delText>
        </w:r>
      </w:del>
      <w:r>
        <w:rPr>
          <w:rFonts w:ascii="Times New Roman" w:hAnsi="Times New Roman" w:cs="Times New Roman" w:hint="eastAsia"/>
          <w:sz w:val="24"/>
        </w:rPr>
        <w:t xml:space="preserve"> neural signals into</w:t>
      </w:r>
      <w:r>
        <w:rPr>
          <w:rFonts w:ascii="Times New Roman" w:hAnsi="Times New Roman" w:cs="Times New Roman"/>
          <w:sz w:val="24"/>
        </w:rPr>
        <w:t xml:space="preserve"> real-time, intelligent speech synthesis</w:t>
      </w:r>
      <w:r>
        <w:rPr>
          <w:rFonts w:ascii="Times New Roman" w:hAnsi="Times New Roman" w:cs="Times New Roman"/>
          <w:sz w:val="24"/>
        </w:rPr>
        <w:fldChar w:fldCharType="begin">
          <w:fldData xml:space="preserve">PEVuZE5vdGU+PENpdGU+PEF1dGhvcj5XYWlyYWdrYXI8L0F1dGhvcj48WWVhcj4yMDI1PC9ZZWFy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PEVuZE5vdGU+PENpdGU+PEF1dGhvcj5XYWlyYWdrYXI8L0F1dGhvcj48WWVhcj4yMDI1PC9ZZWFy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[9]</w:t>
      </w:r>
      <w:r>
        <w:rPr>
          <w:rFonts w:ascii="Times New Roman" w:hAnsi="Times New Roman" w:cs="Times New Roman"/>
          <w:sz w:val="24"/>
        </w:rPr>
        <w:fldChar w:fldCharType="end"/>
      </w:r>
      <w:r>
        <w:rPr>
          <w:rFonts w:ascii="Times New Roman" w:hAnsi="Times New Roman" w:cs="Times New Roman"/>
          <w:sz w:val="24"/>
        </w:rPr>
        <w:t xml:space="preserve"> and</w:t>
      </w:r>
      <w:r>
        <w:rPr>
          <w:rFonts w:ascii="Times New Roman" w:hAnsi="Times New Roman" w:cs="Times New Roman"/>
          <w:sz w:val="24"/>
          <w:lang w:val="en-AU"/>
        </w:rPr>
        <w:t xml:space="preserve"> </w:t>
      </w:r>
      <w:r>
        <w:rPr>
          <w:rFonts w:ascii="Times New Roman" w:hAnsi="Times New Roman" w:cs="Times New Roman" w:hint="eastAsia"/>
          <w:sz w:val="24"/>
        </w:rPr>
        <w:t xml:space="preserve">a </w:t>
      </w:r>
      <w:r>
        <w:rPr>
          <w:rFonts w:ascii="Times New Roman" w:hAnsi="Times New Roman" w:cs="Times New Roman"/>
          <w:sz w:val="24"/>
          <w:lang w:val="en-AU"/>
        </w:rPr>
        <w:t xml:space="preserve">brain-spine interface (BSI) </w:t>
      </w:r>
      <w:r>
        <w:rPr>
          <w:rFonts w:ascii="Times New Roman" w:hAnsi="Times New Roman" w:cs="Times New Roman" w:hint="eastAsia"/>
          <w:sz w:val="24"/>
        </w:rPr>
        <w:t>that</w:t>
      </w:r>
      <w:r>
        <w:rPr>
          <w:rFonts w:ascii="Times New Roman" w:hAnsi="Times New Roman" w:cs="Times New Roman"/>
          <w:sz w:val="24"/>
          <w:lang w:val="en-AU"/>
        </w:rPr>
        <w:t xml:space="preserve"> link</w:t>
      </w:r>
      <w:r>
        <w:rPr>
          <w:rFonts w:ascii="Times New Roman" w:hAnsi="Times New Roman" w:cs="Times New Roman" w:hint="eastAsia"/>
          <w:sz w:val="24"/>
        </w:rPr>
        <w:t xml:space="preserve">ed </w:t>
      </w:r>
      <w:r>
        <w:rPr>
          <w:rFonts w:ascii="Times New Roman" w:hAnsi="Times New Roman" w:cs="Times New Roman"/>
          <w:sz w:val="24"/>
        </w:rPr>
        <w:t>electrocorticography</w:t>
      </w:r>
      <w:r>
        <w:rPr>
          <w:rFonts w:ascii="Times New Roman" w:hAnsi="Times New Roman" w:cs="Times New Roman"/>
          <w:sz w:val="24"/>
          <w:lang w:val="en-AU"/>
        </w:rPr>
        <w:t xml:space="preserve"> (ECoG) signals</w:t>
      </w:r>
      <w:r>
        <w:rPr>
          <w:rFonts w:ascii="Times New Roman" w:hAnsi="Times New Roman" w:cs="Times New Roman" w:hint="eastAsia"/>
          <w:sz w:val="24"/>
        </w:rPr>
        <w:t xml:space="preserve"> to spinal cord</w:t>
      </w:r>
      <w:r>
        <w:rPr>
          <w:rFonts w:ascii="Times New Roman" w:hAnsi="Times New Roman" w:cs="Times New Roman"/>
          <w:sz w:val="24"/>
        </w:rPr>
        <w:t xml:space="preserve"> stimulation</w:t>
      </w:r>
      <w:r>
        <w:rPr>
          <w:rFonts w:ascii="Times New Roman" w:hAnsi="Times New Roman" w:cs="Times New Roman" w:hint="eastAsia"/>
          <w:sz w:val="24"/>
        </w:rPr>
        <w:t xml:space="preserve"> </w:t>
      </w:r>
      <w:r>
        <w:rPr>
          <w:rFonts w:ascii="Times New Roman" w:hAnsi="Times New Roman" w:cs="Times New Roman"/>
          <w:sz w:val="24"/>
        </w:rPr>
        <w:t>for restoring</w:t>
      </w:r>
      <w:r>
        <w:rPr>
          <w:rFonts w:ascii="Times New Roman" w:hAnsi="Times New Roman" w:cs="Times New Roman"/>
          <w:sz w:val="24"/>
          <w:lang w:val="en-AU"/>
        </w:rPr>
        <w:t xml:space="preserve"> leg movement</w:t>
      </w:r>
      <w:r>
        <w:rPr>
          <w:rFonts w:ascii="Times New Roman" w:hAnsi="Times New Roman" w:cs="Times New Roman"/>
          <w:sz w:val="24"/>
          <w:lang w:val="en-AU"/>
        </w:rPr>
        <w:fldChar w:fldCharType="begin">
          <w:fldData xml:space="preserve">PEVuZE5vdGU+PENpdGU+PEF1dGhvcj5Mb3JhY2g8L0F1dGhvcj48WWVhcj4yMDIzPC9ZZWFyPjxS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</w:fldData>
        </w:fldChar>
      </w:r>
      <w:r>
        <w:rPr>
          <w:rFonts w:ascii="Times New Roman" w:hAnsi="Times New Roman" w:cs="Times New Roman"/>
          <w:sz w:val="24"/>
          <w:lang w:val="en-AU"/>
        </w:rPr>
        <w:instrText xml:space="preserve"> ADDIN EN.CITE </w:instrText>
      </w:r>
      <w:r>
        <w:rPr>
          <w:rFonts w:ascii="Times New Roman" w:hAnsi="Times New Roman" w:cs="Times New Roman"/>
          <w:sz w:val="24"/>
          <w:lang w:val="en-AU"/>
        </w:rPr>
        <w:fldChar w:fldCharType="begin">
          <w:fldData xml:space="preserve">PEVuZE5vdGU+PENpdGU+PEF1dGhvcj5Mb3JhY2g8L0F1dGhvcj48WWVhcj4yMDIzPC9ZZWFyPjxS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</w:fldData>
        </w:fldChar>
      </w:r>
      <w:r>
        <w:rPr>
          <w:rFonts w:ascii="Times New Roman" w:hAnsi="Times New Roman" w:cs="Times New Roman"/>
          <w:sz w:val="24"/>
          <w:lang w:val="en-AU"/>
        </w:rPr>
        <w:instrText xml:space="preserve"> ADDIN EN.CITE.DATA </w:instrText>
      </w:r>
      <w:r>
        <w:rPr>
          <w:rFonts w:ascii="Times New Roman" w:hAnsi="Times New Roman" w:cs="Times New Roman"/>
          <w:sz w:val="24"/>
          <w:lang w:val="en-AU"/>
        </w:rPr>
      </w:r>
      <w:r>
        <w:rPr>
          <w:rFonts w:ascii="Times New Roman" w:hAnsi="Times New Roman" w:cs="Times New Roman"/>
          <w:sz w:val="24"/>
          <w:lang w:val="en-AU"/>
        </w:rPr>
        <w:fldChar w:fldCharType="end"/>
      </w:r>
      <w:r>
        <w:rPr>
          <w:rFonts w:ascii="Times New Roman" w:hAnsi="Times New Roman" w:cs="Times New Roman"/>
          <w:sz w:val="24"/>
          <w:lang w:val="en-AU"/>
        </w:rPr>
      </w:r>
      <w:r>
        <w:rPr>
          <w:rFonts w:ascii="Times New Roman" w:hAnsi="Times New Roman" w:cs="Times New Roman"/>
          <w:sz w:val="24"/>
          <w:lang w:val="en-AU"/>
        </w:rPr>
        <w:fldChar w:fldCharType="separate"/>
      </w:r>
      <w:r>
        <w:rPr>
          <w:rFonts w:ascii="Times New Roman" w:hAnsi="Times New Roman" w:cs="Times New Roman"/>
          <w:sz w:val="24"/>
          <w:lang w:val="en-AU"/>
        </w:rPr>
        <w:t>[7]</w:t>
      </w:r>
      <w:r>
        <w:rPr>
          <w:rFonts w:ascii="Times New Roman" w:hAnsi="Times New Roman" w:cs="Times New Roman"/>
          <w:sz w:val="24"/>
          <w:lang w:val="en-AU"/>
        </w:rPr>
        <w:fldChar w:fldCharType="end"/>
      </w:r>
      <w:r>
        <w:rPr>
          <w:rFonts w:ascii="Times New Roman" w:hAnsi="Times New Roman" w:cs="Times New Roman"/>
          <w:sz w:val="24"/>
          <w:lang w:val="en-AU"/>
        </w:rPr>
        <w:t>.</w:t>
      </w:r>
      <w:r>
        <w:rPr>
          <w:rFonts w:ascii="Times New Roman" w:hAnsi="Times New Roman" w:cs="Times New Roman" w:hint="eastAsia"/>
          <w:sz w:val="24"/>
        </w:rPr>
        <w:t xml:space="preserve"> </w:t>
      </w:r>
      <w:r>
        <w:rPr>
          <w:rFonts w:ascii="Times New Roman" w:hAnsi="Times New Roman" w:cs="Times New Roman"/>
          <w:sz w:val="24"/>
        </w:rPr>
        <w:t xml:space="preserve">Other examples include </w:t>
      </w:r>
      <w:r>
        <w:rPr>
          <w:rFonts w:ascii="Times New Roman" w:hAnsi="Times New Roman" w:cs="Times New Roman" w:hint="eastAsia"/>
          <w:sz w:val="24"/>
        </w:rPr>
        <w:t xml:space="preserve">deep brain stimulation (DBS) </w:t>
      </w:r>
      <w:r>
        <w:rPr>
          <w:rFonts w:ascii="Times New Roman" w:hAnsi="Times New Roman" w:cs="Times New Roman"/>
          <w:sz w:val="24"/>
        </w:rPr>
        <w:t xml:space="preserve">electrodes for </w:t>
      </w:r>
      <w:del w:id="15" w:author="Sorel De Leon Vergara" w:date="2025-09-28T14:47:00Z" w16du:dateUtc="2025-09-28T04:47:00Z">
        <w:r w:rsidDel="00CF0D13">
          <w:rPr>
            <w:rFonts w:ascii="Times New Roman" w:hAnsi="Times New Roman" w:cs="Times New Roman"/>
            <w:sz w:val="24"/>
          </w:rPr>
          <w:delText>treating</w:delText>
        </w:r>
      </w:del>
      <w:ins w:id="16" w:author="Sorel De Leon Vergara" w:date="2025-09-28T14:47:00Z" w16du:dateUtc="2025-09-28T04:47:00Z">
        <w:r w:rsidR="00CF0D13">
          <w:rPr>
            <w:rFonts w:ascii="Times New Roman" w:hAnsi="Times New Roman" w:cs="Times New Roman"/>
            <w:sz w:val="24"/>
          </w:rPr>
          <w:t>treatment of</w:t>
        </w:r>
      </w:ins>
      <w:r>
        <w:rPr>
          <w:rFonts w:ascii="Times New Roman" w:hAnsi="Times New Roman" w:cs="Times New Roman"/>
          <w:sz w:val="24"/>
        </w:rPr>
        <w:t xml:space="preserve"> Parkinson’s disease</w:t>
      </w:r>
      <w:r>
        <w:rPr>
          <w:rFonts w:ascii="Times New Roman" w:hAnsi="Times New Roman" w:cs="Times New Roman"/>
          <w:sz w:val="24"/>
        </w:rPr>
        <w:fldChar w:fldCharType="begin">
          <w:fldData xml:space="preserve">PEVuZE5vdGU+PENpdGU+PEF1dGhvcj5BemdvbWk8L0F1dGhvcj48WWVhcj4yMDI1PC9ZZWFyPjxS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PEVuZE5vdGU+PENpdGU+PEF1dGhvcj5BemdvbWk8L0F1dGhvcj48WWVhcj4yMDI1PC9ZZWFyPjxS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[10]</w:t>
      </w:r>
      <w:r>
        <w:rPr>
          <w:rFonts w:ascii="Times New Roman" w:hAnsi="Times New Roman" w:cs="Times New Roman"/>
          <w:sz w:val="24"/>
        </w:rPr>
        <w:fldChar w:fldCharType="end"/>
      </w:r>
      <w:r>
        <w:rPr>
          <w:rFonts w:ascii="Times New Roman" w:hAnsi="Times New Roman" w:cs="Times New Roman"/>
          <w:sz w:val="24"/>
        </w:rPr>
        <w:t>, and</w:t>
      </w:r>
      <w:ins w:id="17" w:author="Sorel De Leon Vergara" w:date="2025-09-28T14:47:00Z" w16du:dateUtc="2025-09-28T04:47:00Z">
        <w:r w:rsidR="003B0AC7">
          <w:rPr>
            <w:rFonts w:ascii="Times New Roman" w:hAnsi="Times New Roman" w:cs="Times New Roman"/>
            <w:sz w:val="24"/>
          </w:rPr>
          <w:t xml:space="preserve"> a</w:t>
        </w:r>
      </w:ins>
      <w:r>
        <w:rPr>
          <w:rFonts w:ascii="Times New Roman" w:hAnsi="Times New Roman" w:cs="Times New Roman"/>
          <w:sz w:val="24"/>
        </w:rPr>
        <w:t xml:space="preserve"> </w:t>
      </w:r>
      <w:commentRangeStart w:id="18"/>
      <w:commentRangeStart w:id="19"/>
      <w:r>
        <w:rPr>
          <w:rFonts w:ascii="Times New Roman" w:hAnsi="Times New Roman" w:cs="Times New Roman" w:hint="eastAsia"/>
          <w:sz w:val="24"/>
        </w:rPr>
        <w:t xml:space="preserve">high density ECoG-based system </w:t>
      </w:r>
      <w:del w:id="20" w:author="Sorel De Leon Vergara" w:date="2025-09-28T14:47:00Z" w16du:dateUtc="2025-09-28T04:47:00Z">
        <w:r w:rsidDel="003B0AC7">
          <w:rPr>
            <w:rFonts w:ascii="Times New Roman" w:hAnsi="Times New Roman" w:cs="Times New Roman"/>
            <w:sz w:val="24"/>
          </w:rPr>
          <w:delText>enabling</w:delText>
        </w:r>
      </w:del>
      <w:ins w:id="21" w:author="Sorel De Leon Vergara" w:date="2025-09-28T14:47:00Z" w16du:dateUtc="2025-09-28T04:47:00Z">
        <w:r w:rsidR="003B0AC7">
          <w:rPr>
            <w:rFonts w:ascii="Times New Roman" w:hAnsi="Times New Roman" w:cs="Times New Roman"/>
            <w:sz w:val="24"/>
          </w:rPr>
          <w:t>that enables</w:t>
        </w:r>
      </w:ins>
      <w:r>
        <w:rPr>
          <w:rFonts w:ascii="Times New Roman" w:hAnsi="Times New Roman" w:cs="Times New Roman" w:hint="eastAsia"/>
          <w:sz w:val="24"/>
        </w:rPr>
        <w:t xml:space="preserve"> stable communication for</w:t>
      </w:r>
      <w:r>
        <w:rPr>
          <w:rFonts w:ascii="Times New Roman" w:hAnsi="Times New Roman" w:cs="Times New Roman"/>
          <w:sz w:val="24"/>
        </w:rPr>
        <w:t xml:space="preserve"> </w:t>
      </w:r>
      <w:r>
        <w:rPr>
          <w:rFonts w:ascii="Times New Roman" w:hAnsi="Times New Roman" w:cs="Times New Roman" w:hint="eastAsia"/>
          <w:sz w:val="24"/>
        </w:rPr>
        <w:t xml:space="preserve">Amyotrophic lateral sclerosis </w:t>
      </w:r>
      <w:commentRangeStart w:id="22"/>
      <w:r>
        <w:rPr>
          <w:rFonts w:ascii="Times New Roman" w:hAnsi="Times New Roman" w:cs="Times New Roman" w:hint="eastAsia"/>
          <w:sz w:val="24"/>
        </w:rPr>
        <w:t>(ALS) patients</w:t>
      </w:r>
      <w:commentRangeEnd w:id="18"/>
      <w:r w:rsidR="00F46C4C">
        <w:rPr>
          <w:rStyle w:val="CommentReference"/>
        </w:rPr>
        <w:commentReference w:id="18"/>
      </w:r>
      <w:commentRangeEnd w:id="19"/>
      <w:r w:rsidR="009B5887">
        <w:rPr>
          <w:rStyle w:val="CommentReference"/>
        </w:rPr>
        <w:commentReference w:id="19"/>
      </w:r>
      <w:r>
        <w:rPr>
          <w:rFonts w:ascii="Times New Roman" w:hAnsi="Times New Roman" w:cs="Times New Roman"/>
          <w:sz w:val="24"/>
        </w:rPr>
        <w:fldChar w:fldCharType="begin">
          <w:fldData xml:space="preserve">PEVuZE5vdGU+PENpdGU+PEF1dGhvcj5DYW5kcmVhPC9BdXRob3I+PFllYXI+MjAyNDwvWWVhcj48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PEVuZE5vdGU+PENpdGU+PEF1dGhvcj5DYW5kcmVhPC9BdXRob3I+PFllYXI+MjAyNDwvWWVhcj48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[11]</w:t>
      </w:r>
      <w:r>
        <w:rPr>
          <w:rFonts w:ascii="Times New Roman" w:hAnsi="Times New Roman" w:cs="Times New Roman"/>
          <w:sz w:val="24"/>
        </w:rPr>
        <w:fldChar w:fldCharType="end"/>
      </w:r>
      <w:commentRangeEnd w:id="22"/>
      <w:r>
        <w:commentReference w:id="22"/>
      </w:r>
      <w:r>
        <w:rPr>
          <w:rFonts w:ascii="Times New Roman" w:hAnsi="Times New Roman" w:cs="Times New Roman"/>
          <w:sz w:val="24"/>
        </w:rPr>
        <w:t xml:space="preserve">. In neuroscience research, neural interfaces are </w:t>
      </w:r>
      <w:r>
        <w:rPr>
          <w:rFonts w:ascii="Times New Roman" w:hAnsi="Times New Roman" w:cs="Times New Roman" w:hint="eastAsia"/>
          <w:sz w:val="24"/>
        </w:rPr>
        <w:t xml:space="preserve">widely </w:t>
      </w:r>
      <w:r>
        <w:rPr>
          <w:rFonts w:ascii="Times New Roman" w:hAnsi="Times New Roman" w:cs="Times New Roman"/>
          <w:sz w:val="24"/>
        </w:rPr>
        <w:t>employed to study the functional organization of neural circuits and are critical tools for answering important questions such as aging, memory, and cognitio</w:t>
      </w:r>
      <w:ins w:id="23" w:author="Sorel De Leon Vergara" w:date="2025-09-28T14:48:00Z" w16du:dateUtc="2025-09-28T04:48:00Z">
        <w:r w:rsidR="009049EA">
          <w:rPr>
            <w:rFonts w:ascii="Times New Roman" w:hAnsi="Times New Roman" w:cs="Times New Roman"/>
            <w:sz w:val="24"/>
          </w:rPr>
          <w:t>n</w:t>
        </w:r>
      </w:ins>
      <w:del w:id="24" w:author="Sorel De Leon Vergara" w:date="2025-09-28T14:48:00Z" w16du:dateUtc="2025-09-28T04:48:00Z">
        <w:r w:rsidDel="009049EA">
          <w:rPr>
            <w:rFonts w:ascii="Times New Roman" w:hAnsi="Times New Roman" w:cs="Times New Roman"/>
            <w:sz w:val="24"/>
          </w:rPr>
          <w:delText>n.</w:delText>
        </w:r>
      </w:del>
      <w:r>
        <w:rPr>
          <w:rFonts w:ascii="Times New Roman" w:hAnsi="Times New Roman" w:cs="Times New Roman"/>
          <w:sz w:val="24"/>
        </w:rPr>
        <w:fldChar w:fldCharType="begin">
          <w:fldData xml:space="preserve">PEVuZE5vdGU+PENpdGU+PEF1dGhvcj5DaGVuPC9BdXRob3I+PFllYXI+MjAxNzwvWWVhcj48UmVj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PEVuZE5vdGU+PENpdGU+PEF1dGhvcj5DaGVuPC9BdXRob3I+PFllYXI+MjAxNzwvWWVhcj48UmVj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[6, 12, 13]</w:t>
      </w:r>
      <w:r>
        <w:rPr>
          <w:rFonts w:ascii="Times New Roman" w:hAnsi="Times New Roman" w:cs="Times New Roman"/>
          <w:sz w:val="24"/>
        </w:rPr>
        <w:fldChar w:fldCharType="end"/>
      </w:r>
      <w:ins w:id="25" w:author="Sorel De Leon Vergara" w:date="2025-09-28T14:48:00Z" w16du:dateUtc="2025-09-28T04:48:00Z">
        <w:r w:rsidR="009049EA">
          <w:rPr>
            <w:rFonts w:ascii="Times New Roman" w:hAnsi="Times New Roman" w:cs="Times New Roman"/>
            <w:sz w:val="24"/>
          </w:rPr>
          <w:t>.</w:t>
        </w:r>
      </w:ins>
      <w:del w:id="26" w:author="Sorel De Leon Vergara" w:date="2025-09-28T14:48:00Z" w16du:dateUtc="2025-09-28T04:48:00Z">
        <w:r w:rsidDel="009049EA">
          <w:rPr>
            <w:rFonts w:ascii="Times New Roman" w:hAnsi="Times New Roman" w:cs="Times New Roman"/>
            <w:sz w:val="24"/>
          </w:rPr>
          <w:delText xml:space="preserve"> </w:delText>
        </w:r>
      </w:del>
    </w:p>
    <w:p w14:paraId="704F5FFE" w14:textId="77777777" w:rsidR="00907807" w:rsidRDefault="00907807">
      <w:pPr>
        <w:rPr>
          <w:rFonts w:ascii="Times New Roman" w:hAnsi="Times New Roman" w:cs="Times New Roman"/>
          <w:sz w:val="24"/>
        </w:rPr>
      </w:pPr>
    </w:p>
    <w:p w14:paraId="3855FD51" w14:textId="44E14FA0" w:rsidR="00907807" w:rsidRDefault="000A1646">
      <w:pPr>
        <w:rPr>
          <w:rFonts w:ascii="Times New Roman" w:hAnsi="Times New Roman" w:cs="Times New Roman"/>
          <w:sz w:val="24"/>
        </w:rPr>
      </w:pPr>
      <w:r>
        <w:rPr>
          <w:rFonts w:ascii="Times New Roman" w:hAnsi="Times New Roman" w:cs="Times New Roman"/>
          <w:sz w:val="24"/>
        </w:rPr>
        <w:t xml:space="preserve">Central to these systems are implantable neural electrodes, which </w:t>
      </w:r>
      <w:r>
        <w:rPr>
          <w:rFonts w:ascii="Times New Roman" w:hAnsi="Times New Roman" w:cs="Times New Roman" w:hint="eastAsia"/>
          <w:sz w:val="24"/>
        </w:rPr>
        <w:t xml:space="preserve">are required to </w:t>
      </w:r>
      <w:r>
        <w:rPr>
          <w:rFonts w:ascii="Times New Roman" w:hAnsi="Times New Roman" w:cs="Times New Roman"/>
          <w:sz w:val="24"/>
        </w:rPr>
        <w:t>deliver reliable electrical performance while maintaining long-term stability and compatibility with neural tissue</w:t>
      </w:r>
      <w:del w:id="27" w:author="Sorel De Leon Vergara" w:date="2025-09-28T14:49:00Z" w16du:dateUtc="2025-09-28T04:49:00Z">
        <w:r w:rsidDel="00C51850">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PEVuZE5vdGU+PENpdGU+PEF1dGhvcj5TdGVpbm1ldHo8L0F1dGhvcj48WWVhcj4yMDIxPC9ZZWFy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PEVuZE5vdGU+PENpdGU+PEF1dGhvcj5TdGVpbm1ldHo8L0F1dGhvcj48WWVhcj4yMDIxPC9ZZWFy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[14, 15]</w:t>
      </w:r>
      <w:r>
        <w:rPr>
          <w:rFonts w:ascii="Times New Roman" w:hAnsi="Times New Roman" w:cs="Times New Roman"/>
          <w:sz w:val="24"/>
        </w:rPr>
        <w:fldChar w:fldCharType="end"/>
      </w:r>
      <w:ins w:id="28" w:author="Sorel De Leon Vergara" w:date="2025-09-28T14:49:00Z" w16du:dateUtc="2025-09-28T04:49:00Z">
        <w:r w:rsidR="00C51850">
          <w:rPr>
            <w:rFonts w:ascii="Times New Roman" w:hAnsi="Times New Roman" w:cs="Times New Roman"/>
            <w:sz w:val="24"/>
          </w:rPr>
          <w:t>.</w:t>
        </w:r>
      </w:ins>
      <w:r>
        <w:rPr>
          <w:rFonts w:ascii="Times New Roman" w:hAnsi="Times New Roman" w:cs="Times New Roman"/>
          <w:sz w:val="24"/>
        </w:rPr>
        <w:t xml:space="preserve"> However, most existing electrodes have limited lifetime</w:t>
      </w:r>
      <w:del w:id="29" w:author="Sorel De Leon Vergara" w:date="2025-09-28T14:49:00Z" w16du:dateUtc="2025-09-28T04:49:00Z">
        <w:r w:rsidDel="00075F5D">
          <w:rPr>
            <w:rFonts w:ascii="Times New Roman" w:hAnsi="Times New Roman" w:cs="Times New Roman"/>
            <w:sz w:val="24"/>
          </w:rPr>
          <w:delText>s</w:delText>
        </w:r>
      </w:del>
      <w:r>
        <w:rPr>
          <w:rFonts w:ascii="Times New Roman" w:hAnsi="Times New Roman" w:cs="Times New Roman"/>
          <w:sz w:val="24"/>
        </w:rPr>
        <w:t xml:space="preserve"> and are designed for a single function. This restricts their application in the closed-loop systems, where real-time detection of neural signals is </w:t>
      </w:r>
      <w:ins w:id="30" w:author="Sorel De Leon Vergara" w:date="2025-09-28T14:50:00Z" w16du:dateUtc="2025-09-28T04:50:00Z">
        <w:r w:rsidR="001D348B">
          <w:rPr>
            <w:rFonts w:ascii="Times New Roman" w:hAnsi="Times New Roman" w:cs="Times New Roman"/>
            <w:sz w:val="24"/>
          </w:rPr>
          <w:t xml:space="preserve">needed </w:t>
        </w:r>
      </w:ins>
      <w:del w:id="31" w:author="Sorel De Leon Vergara" w:date="2025-09-28T14:50:00Z" w16du:dateUtc="2025-09-28T04:50:00Z">
        <w:r w:rsidDel="001D348B">
          <w:rPr>
            <w:rFonts w:ascii="Times New Roman" w:hAnsi="Times New Roman" w:cs="Times New Roman"/>
            <w:sz w:val="24"/>
          </w:rPr>
          <w:delText xml:space="preserve">used </w:delText>
        </w:r>
      </w:del>
      <w:r>
        <w:rPr>
          <w:rFonts w:ascii="Times New Roman" w:hAnsi="Times New Roman" w:cs="Times New Roman"/>
          <w:sz w:val="24"/>
        </w:rPr>
        <w:t>to guide stimulation. Closed-loop operation promises more adaptive therapies and more precise control of neural circuits, but it requires multifunctional electrodes that can integrate sensing and modulation within a single stable platform.</w:t>
      </w:r>
    </w:p>
    <w:bookmarkEnd w:id="13"/>
    <w:p w14:paraId="17FDA99D" w14:textId="77777777" w:rsidR="00907807" w:rsidRDefault="00907807">
      <w:pPr>
        <w:rPr>
          <w:rFonts w:ascii="Times New Roman" w:hAnsi="Times New Roman" w:cs="Times New Roman"/>
          <w:sz w:val="24"/>
        </w:rPr>
      </w:pPr>
    </w:p>
    <w:p w14:paraId="06970C9E" w14:textId="07482AED" w:rsidR="00907807" w:rsidDel="004C07A7" w:rsidRDefault="000A1646">
      <w:pPr>
        <w:rPr>
          <w:del w:id="32" w:author="Wei Tong" w:date="2025-09-28T12:28:00Z" w16du:dateUtc="2025-09-28T02:28:00Z"/>
          <w:rFonts w:ascii="Times New Roman" w:hAnsi="Times New Roman" w:cs="Times New Roman"/>
          <w:sz w:val="24"/>
        </w:rPr>
      </w:pPr>
      <w:r>
        <w:rPr>
          <w:rFonts w:ascii="Times New Roman" w:hAnsi="Times New Roman" w:cs="Times New Roman"/>
          <w:sz w:val="24"/>
        </w:rPr>
        <w:t>The longevity and functionality of neural interfaces are often limited by the properties of the electrode materials</w:t>
      </w:r>
      <w:del w:id="33" w:author="Sorel De Leon Vergara" w:date="2025-09-28T14:50:00Z" w16du:dateUtc="2025-09-28T04:50:00Z">
        <w:r w:rsidDel="001D348B">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PEVuZE5vdGU+PENpdGU+PEF1dGhvcj5Tb25nPC9BdXRob3I+PFllYXI+MjAyMDwvWWVhcj48UmVj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PEVuZE5vdGU+PENpdGU+PEF1dGhvcj5Tb25nPC9BdXRob3I+PFllYXI+MjAyMDwvWWVhcj48UmVj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 16]</w:t>
      </w:r>
      <w:r>
        <w:rPr>
          <w:rFonts w:ascii="Times New Roman" w:hAnsi="Times New Roman" w:cs="Times New Roman"/>
          <w:sz w:val="24"/>
        </w:rPr>
        <w:fldChar w:fldCharType="end"/>
      </w:r>
      <w:ins w:id="34" w:author="Sorel De Leon Vergara" w:date="2025-09-28T14:50:00Z" w16du:dateUtc="2025-09-28T04:50:00Z">
        <w:r w:rsidR="000D7D3F">
          <w:rPr>
            <w:rFonts w:ascii="Times New Roman" w:hAnsi="Times New Roman" w:cs="Times New Roman"/>
            <w:sz w:val="24"/>
          </w:rPr>
          <w:t>.</w:t>
        </w:r>
      </w:ins>
      <w:r>
        <w:rPr>
          <w:rFonts w:ascii="Times New Roman" w:hAnsi="Times New Roman" w:cs="Times New Roman"/>
          <w:sz w:val="24"/>
        </w:rPr>
        <w:t xml:space="preserve"> Conventional electrodes are typically made from </w:t>
      </w:r>
      <w:bookmarkStart w:id="35" w:name="OLE_LINK5"/>
      <w:r>
        <w:rPr>
          <w:rFonts w:ascii="Times New Roman" w:hAnsi="Times New Roman" w:cs="Times New Roman"/>
          <w:sz w:val="24"/>
        </w:rPr>
        <w:t>noble metals and alloys such as iridium oxide</w:t>
      </w:r>
      <w:r>
        <w:rPr>
          <w:rFonts w:ascii="Times New Roman" w:hAnsi="Times New Roman" w:cs="Times New Roman"/>
          <w:sz w:val="24"/>
        </w:rPr>
        <w:fldChar w:fldCharType="begin">
          <w:fldData xml:space="preserve">PEVuZE5vdGU+PENpdGU+PEF1dGhvcj5HaGF6YXZpPC9BdXRob3I+PFllYXI+MjAyMjwvWWVhcj48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PEVuZE5vdGU+PENpdGU+PEF1dGhvcj5HaGF6YXZpPC9BdXRob3I+PFllYXI+MjAyMjwvWWVhcj48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[17, 18]</w:t>
      </w:r>
      <w:r>
        <w:rPr>
          <w:rFonts w:ascii="Times New Roman" w:hAnsi="Times New Roman" w:cs="Times New Roman"/>
          <w:sz w:val="24"/>
        </w:rPr>
        <w:fldChar w:fldCharType="end"/>
      </w:r>
      <w:r>
        <w:rPr>
          <w:rFonts w:ascii="Times New Roman" w:hAnsi="Times New Roman" w:cs="Times New Roman"/>
          <w:sz w:val="24"/>
        </w:rPr>
        <w:t>, platinum</w:t>
      </w:r>
      <w:r>
        <w:rPr>
          <w:rFonts w:ascii="Times New Roman" w:hAnsi="Times New Roman" w:cs="Times New Roman"/>
          <w:sz w:val="24"/>
        </w:rPr>
        <w:fldChar w:fldCharType="begin">
          <w:fldData xml:space="preserve">PEVuZE5vdGU+PENpdGU+PEF1dGhvcj5HYW5qaTwvQXV0aG9yPjxZZWFyPjIwMTc8L1llYXI+PFJl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PEVuZE5vdGU+PENpdGU+PEF1dGhvcj5HYW5qaTwvQXV0aG9yPjxZZWFyPjIwMTc8L1llYXI+PFJl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[19, 20]</w:t>
      </w:r>
      <w:r>
        <w:rPr>
          <w:rFonts w:ascii="Times New Roman" w:hAnsi="Times New Roman" w:cs="Times New Roman"/>
          <w:sz w:val="24"/>
        </w:rPr>
        <w:fldChar w:fldCharType="end"/>
      </w:r>
      <w:r>
        <w:rPr>
          <w:rFonts w:ascii="Times New Roman" w:hAnsi="Times New Roman" w:cs="Times New Roman"/>
          <w:sz w:val="24"/>
        </w:rPr>
        <w:t>, tungsten</w:t>
      </w:r>
      <w:r>
        <w:rPr>
          <w:rFonts w:ascii="Times New Roman" w:hAnsi="Times New Roman" w:cs="Times New Roman"/>
          <w:sz w:val="24"/>
        </w:rPr>
        <w:fldChar w:fldCharType="begin">
          <w:fldData xml:space="preserve">PEVuZE5vdGU+PENpdGU+PEF1dGhvcj5Hw7xlbWVzPC9BdXRob3I+PFllYXI+MjAyMzwvWWVhcj48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PEVuZE5vdGU+PENpdGU+PEF1dGhvcj5Hw7xlbWVzPC9BdXRob3I+PFllYXI+MjAyMzwvWWVhcj48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[21]</w:t>
      </w:r>
      <w:r>
        <w:rPr>
          <w:rFonts w:ascii="Times New Roman" w:hAnsi="Times New Roman" w:cs="Times New Roman"/>
          <w:sz w:val="24"/>
        </w:rPr>
        <w:fldChar w:fldCharType="end"/>
      </w:r>
      <w:r>
        <w:rPr>
          <w:rFonts w:ascii="Times New Roman" w:hAnsi="Times New Roman" w:cs="Times New Roman"/>
          <w:sz w:val="24"/>
        </w:rPr>
        <w:t>, and gold</w:t>
      </w:r>
      <w:bookmarkEnd w:id="35"/>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&lt;EndNote&gt;&lt;Cite&gt;&lt;Author&gt;Cogan&lt;/Author&gt;&lt;Year&gt;2008&lt;/Year&gt;&lt;RecNum&gt;140&lt;/RecNum&gt;&lt;DisplayText&gt;[22]&lt;/DisplayText&gt;&lt;record&gt;&lt;rec-number&gt;140&lt;/rec-number&gt;&lt;foreign-keys&gt;&lt;key app="EN" db-id="2rrpazwaferdrnezvfhxvxsyrzp5dzp25dtd" timestamp="1750496280"&gt;140&lt;/key&gt;&lt;/foreign-keys&gt;&lt;ref-type name="Journal Article"&gt;17&lt;/ref-type&gt;&lt;contributors&gt;&lt;authors&gt;&lt;author&gt;Cogan, S. F.&lt;/author&gt;&lt;/authors&gt;&lt;/contributors&gt;&lt;auth-address&gt;EIC Laboratories Inc., Norwood, MA 02062, USA. scogan@eiclabs.com&lt;/auth-address&gt;&lt;titles&gt;&lt;title&gt;Neural stimulation and recording electrodes&lt;/title&gt;&lt;secondary-title&gt;Annu Rev Biomed Eng&lt;/secondary-title&gt;&lt;/titles&gt;&lt;periodical&gt;&lt;full-title&gt;Annu Rev Biomed Eng&lt;/full-title&gt;&lt;/periodical&gt;&lt;pages&gt;275-309&lt;/pages&gt;&lt;volume&gt;10&lt;/volume&gt;&lt;edition&gt;2008/04/24&lt;/edition&gt;&lt;keywords&gt;&lt;keyword&gt;Animals&lt;/keyword&gt;&lt;keyword&gt;Electric Stimulation/*instrumentation&lt;/keyword&gt;&lt;keyword&gt;Electric Stimulation Therapy/*instrumentation&lt;/keyword&gt;&lt;keyword&gt;*Electrodes, Implanted&lt;/keyword&gt;&lt;keyword&gt;Electrodiagnosis/*instrumentation&lt;/keyword&gt;&lt;keyword&gt;Equipment Design&lt;/keyword&gt;&lt;keyword&gt;Humans&lt;/keyword&gt;&lt;keyword&gt;*Microelectrodes&lt;/keyword&gt;&lt;keyword&gt;Neurons/*physiology&lt;/keyword&gt;&lt;keyword&gt;Peripheral Nerves/*physiology&lt;/keyword&gt;&lt;/keywords&gt;&lt;dates&gt;&lt;year&gt;2008&lt;/year&gt;&lt;/dates&gt;&lt;isbn&gt;1523-9829 (Print)&amp;#xD;1523-9829 (Linking)&lt;/isbn&gt;&lt;accession-num&gt;18429704&lt;/accession-num&gt;&lt;urls&gt;&lt;related-urls&gt;&lt;url&gt;https://www.ncbi.nlm.nih.gov/pubmed/18429704&lt;/url&gt;&lt;/related-urls&gt;&lt;/urls&gt;&lt;electronic-resource-num&gt;10.1146/annurev.bioeng.10.061807.160518&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[22]</w:t>
      </w:r>
      <w:r>
        <w:rPr>
          <w:rFonts w:ascii="Times New Roman" w:hAnsi="Times New Roman" w:cs="Times New Roman"/>
          <w:sz w:val="24"/>
        </w:rPr>
        <w:fldChar w:fldCharType="end"/>
      </w:r>
      <w:r>
        <w:rPr>
          <w:rFonts w:ascii="Times New Roman" w:hAnsi="Times New Roman" w:cs="Times New Roman"/>
          <w:sz w:val="24"/>
        </w:rPr>
        <w:t xml:space="preserve">. While chemically inert under many conditions, </w:t>
      </w:r>
      <w:del w:id="36" w:author="Wei Tong" w:date="2025-09-28T12:29:00Z" w16du:dateUtc="2025-09-28T02:29:00Z">
        <w:r w:rsidDel="004C07A7">
          <w:rPr>
            <w:rFonts w:ascii="Times New Roman" w:hAnsi="Times New Roman" w:cs="Times New Roman"/>
            <w:sz w:val="24"/>
          </w:rPr>
          <w:delText xml:space="preserve">recent research showed that </w:delText>
        </w:r>
      </w:del>
      <w:r>
        <w:rPr>
          <w:rFonts w:ascii="Times New Roman" w:hAnsi="Times New Roman" w:cs="Times New Roman"/>
          <w:sz w:val="24"/>
        </w:rPr>
        <w:t>these metals are nonetheless susceptible to corrosion in physiological environments, particularly under chronic electrical stimulation and electrochemical sensing applications</w:t>
      </w:r>
      <w:del w:id="37" w:author="Sorel De Leon Vergara" w:date="2025-09-28T14:51:00Z" w16du:dateUtc="2025-09-28T04:51:00Z">
        <w:r w:rsidDel="000D7D3F">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PEVuZE5vdGU+PENpdGU+PEF1dGhvcj5QYXRyaWNrPC9BdXRob3I+PFllYXI+MjAxMTwvWWVhcj48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PEVuZE5vdGU+PENpdGU+PEF1dGhvcj5QYXRyaWNrPC9BdXRob3I+PFllYXI+MjAxMTwvWWVhcj48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[23, 24]</w:t>
      </w:r>
      <w:r>
        <w:rPr>
          <w:rFonts w:ascii="Times New Roman" w:hAnsi="Times New Roman" w:cs="Times New Roman"/>
          <w:sz w:val="24"/>
        </w:rPr>
        <w:fldChar w:fldCharType="end"/>
      </w:r>
      <w:ins w:id="38" w:author="Sorel De Leon Vergara" w:date="2025-09-28T14:51:00Z" w16du:dateUtc="2025-09-28T04:51:00Z">
        <w:r w:rsidR="000D7D3F">
          <w:rPr>
            <w:rFonts w:ascii="Times New Roman" w:hAnsi="Times New Roman" w:cs="Times New Roman"/>
            <w:sz w:val="24"/>
          </w:rPr>
          <w:t>.</w:t>
        </w:r>
      </w:ins>
      <w:r>
        <w:rPr>
          <w:rFonts w:ascii="Times New Roman" w:hAnsi="Times New Roman" w:cs="Times New Roman"/>
          <w:sz w:val="24"/>
        </w:rPr>
        <w:t xml:space="preserve"> </w:t>
      </w:r>
      <w:del w:id="39" w:author="Wei Tong" w:date="2025-09-28T12:28:00Z" w16du:dateUtc="2025-09-28T02:28:00Z">
        <w:r w:rsidDel="004C07A7">
          <w:rPr>
            <w:rFonts w:ascii="Times New Roman" w:hAnsi="Times New Roman" w:cs="Times New Roman"/>
            <w:sz w:val="24"/>
          </w:rPr>
          <w:delText>Long-term studies of platinum electrodes in cochlear implants, for example, have revealed gradual but significant material degradation over time.</w:delText>
        </w:r>
        <w:r w:rsidDel="004C07A7">
          <w:rPr>
            <w:rFonts w:ascii="Times New Roman" w:hAnsi="Times New Roman" w:cs="Times New Roman"/>
            <w:sz w:val="24"/>
          </w:rPr>
          <w:fldChar w:fldCharType="begin">
            <w:fldData xml:space="preserve">PEVuZE5vdGU+PENpdGU+PEF1dGhvcj5CbGFuazwvQXV0aG9yPjxZZWFyPjIwMjQ8L1llYXI+PFJl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</w:fldData>
          </w:fldChar>
        </w:r>
        <w:r w:rsidDel="004C07A7">
          <w:rPr>
            <w:rFonts w:ascii="Times New Roman" w:hAnsi="Times New Roman" w:cs="Times New Roman"/>
            <w:sz w:val="24"/>
          </w:rPr>
          <w:delInstrText xml:space="preserve"> ADDIN EN.CITE </w:delInstrText>
        </w:r>
        <w:r w:rsidDel="004C07A7">
          <w:rPr>
            <w:rFonts w:ascii="Times New Roman" w:hAnsi="Times New Roman" w:cs="Times New Roman"/>
            <w:sz w:val="24"/>
          </w:rPr>
          <w:fldChar w:fldCharType="begin">
            <w:fldData xml:space="preserve">PEVuZE5vdGU+PENpdGU+PEF1dGhvcj5CbGFuazwvQXV0aG9yPjxZZWFyPjIwMjQ8L1llYXI+PFJl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</w:fldData>
          </w:fldChar>
        </w:r>
        <w:r w:rsidDel="004C07A7">
          <w:rPr>
            <w:rFonts w:ascii="Times New Roman" w:hAnsi="Times New Roman" w:cs="Times New Roman"/>
            <w:sz w:val="24"/>
          </w:rPr>
          <w:delInstrText xml:space="preserve"> ADDIN EN.CITE.DATA </w:delInstrText>
        </w:r>
        <w:r w:rsidDel="004C07A7">
          <w:rPr>
            <w:rFonts w:ascii="Times New Roman" w:hAnsi="Times New Roman" w:cs="Times New Roman"/>
            <w:sz w:val="24"/>
          </w:rPr>
        </w:r>
        <w:r w:rsidDel="004C07A7">
          <w:rPr>
            <w:rFonts w:ascii="Times New Roman" w:hAnsi="Times New Roman" w:cs="Times New Roman"/>
            <w:sz w:val="24"/>
          </w:rPr>
          <w:fldChar w:fldCharType="end"/>
        </w:r>
        <w:r w:rsidDel="004C07A7">
          <w:rPr>
            <w:rFonts w:ascii="Times New Roman" w:hAnsi="Times New Roman" w:cs="Times New Roman"/>
            <w:sz w:val="24"/>
          </w:rPr>
        </w:r>
        <w:r w:rsidDel="004C07A7">
          <w:rPr>
            <w:rFonts w:ascii="Times New Roman" w:hAnsi="Times New Roman" w:cs="Times New Roman"/>
            <w:sz w:val="24"/>
          </w:rPr>
          <w:fldChar w:fldCharType="separate"/>
        </w:r>
        <w:r w:rsidDel="004C07A7">
          <w:rPr>
            <w:rFonts w:ascii="Times New Roman" w:hAnsi="Times New Roman" w:cs="Times New Roman"/>
            <w:sz w:val="24"/>
          </w:rPr>
          <w:delText>[25, 26]</w:delText>
        </w:r>
        <w:r w:rsidDel="004C07A7">
          <w:rPr>
            <w:rFonts w:ascii="Times New Roman" w:hAnsi="Times New Roman" w:cs="Times New Roman"/>
            <w:sz w:val="24"/>
          </w:rPr>
          <w:fldChar w:fldCharType="end"/>
        </w:r>
        <w:r w:rsidDel="004C07A7">
          <w:rPr>
            <w:rFonts w:ascii="Times New Roman" w:hAnsi="Times New Roman" w:cs="Times New Roman"/>
            <w:sz w:val="24"/>
          </w:rPr>
          <w:delText xml:space="preserve"> P</w:delText>
        </w:r>
        <w:r w:rsidDel="004C07A7">
          <w:rPr>
            <w:rFonts w:ascii="Times New Roman" w:hAnsi="Times New Roman" w:cs="Times New Roman" w:hint="eastAsia"/>
            <w:sz w:val="24"/>
          </w:rPr>
          <w:delText>latinum</w:delText>
        </w:r>
        <w:r w:rsidDel="004C07A7">
          <w:rPr>
            <w:rFonts w:ascii="Times New Roman" w:hAnsi="Times New Roman" w:cs="Times New Roman"/>
            <w:sz w:val="24"/>
          </w:rPr>
          <w:delText xml:space="preserve"> electrodes may undergo corrosion during long-term passive implantation even in the absence of electrical stimulation.</w:delText>
        </w:r>
        <w:r w:rsidDel="004C07A7">
          <w:rPr>
            <w:rFonts w:ascii="Times New Roman" w:hAnsi="Times New Roman" w:cs="Times New Roman"/>
            <w:sz w:val="24"/>
          </w:rPr>
          <w:fldChar w:fldCharType="begin">
            <w:fldData xml:space="preserve">PEVuZE5vdGU+PENpdGU+PEF1dGhvcj5TaGVwaGVyZDwvQXV0aG9yPjxZZWFyPjIwMjE8L1llYXI+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</w:fldData>
          </w:fldChar>
        </w:r>
        <w:r w:rsidDel="004C07A7">
          <w:rPr>
            <w:rFonts w:ascii="Times New Roman" w:hAnsi="Times New Roman" w:cs="Times New Roman"/>
            <w:sz w:val="24"/>
          </w:rPr>
          <w:delInstrText xml:space="preserve"> ADDIN EN.CITE </w:delInstrText>
        </w:r>
        <w:r w:rsidDel="004C07A7">
          <w:rPr>
            <w:rFonts w:ascii="Times New Roman" w:hAnsi="Times New Roman" w:cs="Times New Roman"/>
            <w:sz w:val="24"/>
          </w:rPr>
          <w:fldChar w:fldCharType="begin">
            <w:fldData xml:space="preserve">PEVuZE5vdGU+PENpdGU+PEF1dGhvcj5TaGVwaGVyZDwvQXV0aG9yPjxZZWFyPjIwMjE8L1llYXI+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</w:fldData>
          </w:fldChar>
        </w:r>
        <w:r w:rsidDel="004C07A7">
          <w:rPr>
            <w:rFonts w:ascii="Times New Roman" w:hAnsi="Times New Roman" w:cs="Times New Roman"/>
            <w:sz w:val="24"/>
          </w:rPr>
          <w:delInstrText xml:space="preserve"> ADDIN EN.CITE.DATA </w:delInstrText>
        </w:r>
        <w:r w:rsidDel="004C07A7">
          <w:rPr>
            <w:rFonts w:ascii="Times New Roman" w:hAnsi="Times New Roman" w:cs="Times New Roman"/>
            <w:sz w:val="24"/>
          </w:rPr>
        </w:r>
        <w:r w:rsidDel="004C07A7">
          <w:rPr>
            <w:rFonts w:ascii="Times New Roman" w:hAnsi="Times New Roman" w:cs="Times New Roman"/>
            <w:sz w:val="24"/>
          </w:rPr>
          <w:fldChar w:fldCharType="end"/>
        </w:r>
        <w:r w:rsidDel="004C07A7">
          <w:rPr>
            <w:rFonts w:ascii="Times New Roman" w:hAnsi="Times New Roman" w:cs="Times New Roman"/>
            <w:sz w:val="24"/>
          </w:rPr>
        </w:r>
        <w:r w:rsidDel="004C07A7">
          <w:rPr>
            <w:rFonts w:ascii="Times New Roman" w:hAnsi="Times New Roman" w:cs="Times New Roman"/>
            <w:sz w:val="24"/>
          </w:rPr>
          <w:fldChar w:fldCharType="separate"/>
        </w:r>
        <w:r w:rsidDel="004C07A7">
          <w:rPr>
            <w:rFonts w:ascii="Times New Roman" w:hAnsi="Times New Roman" w:cs="Times New Roman"/>
            <w:sz w:val="24"/>
          </w:rPr>
          <w:delText>[24, 27, 28]</w:delText>
        </w:r>
        <w:r w:rsidDel="004C07A7">
          <w:rPr>
            <w:rFonts w:ascii="Times New Roman" w:hAnsi="Times New Roman" w:cs="Times New Roman"/>
            <w:sz w:val="24"/>
          </w:rPr>
          <w:fldChar w:fldCharType="end"/>
        </w:r>
        <w:r w:rsidDel="004C07A7">
          <w:rPr>
            <w:rFonts w:ascii="Times New Roman" w:hAnsi="Times New Roman" w:cs="Times New Roman"/>
            <w:sz w:val="24"/>
          </w:rPr>
          <w:delText xml:space="preserve"> In addition to corrosion</w:delText>
        </w:r>
      </w:del>
      <w:ins w:id="40" w:author="Wei Tong" w:date="2025-09-28T12:28:00Z" w16du:dateUtc="2025-09-28T02:28:00Z">
        <w:r w:rsidR="004C07A7">
          <w:rPr>
            <w:rFonts w:ascii="Times New Roman" w:hAnsi="Times New Roman" w:cs="Times New Roman"/>
            <w:sz w:val="24"/>
          </w:rPr>
          <w:t>Fu</w:t>
        </w:r>
      </w:ins>
      <w:ins w:id="41" w:author="Wei Tong" w:date="2025-09-28T12:29:00Z" w16du:dateUtc="2025-09-28T02:29:00Z">
        <w:r w:rsidR="004C07A7">
          <w:rPr>
            <w:rFonts w:ascii="Times New Roman" w:hAnsi="Times New Roman" w:cs="Times New Roman"/>
            <w:sz w:val="24"/>
          </w:rPr>
          <w:t>r</w:t>
        </w:r>
      </w:ins>
      <w:ins w:id="42" w:author="Wei Tong" w:date="2025-09-28T12:28:00Z" w16du:dateUtc="2025-09-28T02:28:00Z">
        <w:r w:rsidR="004C07A7">
          <w:rPr>
            <w:rFonts w:ascii="Times New Roman" w:hAnsi="Times New Roman" w:cs="Times New Roman"/>
            <w:sz w:val="24"/>
          </w:rPr>
          <w:t>thermore</w:t>
        </w:r>
      </w:ins>
      <w:r>
        <w:rPr>
          <w:rFonts w:ascii="Times New Roman" w:hAnsi="Times New Roman" w:cs="Times New Roman"/>
          <w:sz w:val="24"/>
        </w:rPr>
        <w:t>, metal electrodes exhibit small charge injection capacities</w:t>
      </w:r>
      <w:ins w:id="43" w:author="Sorel De Leon Vergara" w:date="2025-09-28T14:51:00Z" w16du:dateUtc="2025-09-28T04:51:00Z">
        <w:r w:rsidR="00EE4991">
          <w:rPr>
            <w:rFonts w:ascii="Times New Roman" w:hAnsi="Times New Roman" w:cs="Times New Roman"/>
            <w:sz w:val="24"/>
          </w:rPr>
          <w:t xml:space="preserve"> (CIC)</w:t>
        </w:r>
      </w:ins>
      <w:r>
        <w:rPr>
          <w:rFonts w:ascii="Times New Roman" w:hAnsi="Times New Roman" w:cs="Times New Roman"/>
          <w:sz w:val="24"/>
        </w:rPr>
        <w:t xml:space="preserve"> and high impedances, thereby limiting the effective electrical stimulation of neurons and hindering the signal-to-noise ratio in neural recordings</w:t>
      </w:r>
      <w:del w:id="44" w:author="Sorel De Leon Vergara" w:date="2025-09-28T14:51:00Z" w16du:dateUtc="2025-09-28T04:51:00Z">
        <w:r w:rsidDel="00EE4991">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PEVuZE5vdGU+PENpdGU+PEF1dGhvcj5Db2dhbjwvQXV0aG9yPjxZZWFyPjIwMDg8L1llYXI+PFJl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PEVuZE5vdGU+PENpdGU+PEF1dGhvcj5Db2dhbjwvQXV0aG9yPjxZZWFyPjIwMDg8L1llYXI+PFJl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[19, 22]</w:t>
      </w:r>
      <w:r>
        <w:rPr>
          <w:rFonts w:ascii="Times New Roman" w:hAnsi="Times New Roman" w:cs="Times New Roman"/>
          <w:sz w:val="24"/>
        </w:rPr>
        <w:fldChar w:fldCharType="end"/>
      </w:r>
      <w:ins w:id="45" w:author="Sorel De Leon Vergara" w:date="2025-09-28T14:51:00Z" w16du:dateUtc="2025-09-28T04:51:00Z">
        <w:r w:rsidR="00EE4991">
          <w:rPr>
            <w:rFonts w:ascii="Times New Roman" w:hAnsi="Times New Roman" w:cs="Times New Roman"/>
            <w:sz w:val="24"/>
          </w:rPr>
          <w:t>.</w:t>
        </w:r>
      </w:ins>
      <w:r>
        <w:rPr>
          <w:rFonts w:ascii="Times New Roman" w:hAnsi="Times New Roman" w:cs="Times New Roman"/>
          <w:sz w:val="24"/>
        </w:rPr>
        <w:t xml:space="preserve"> </w:t>
      </w:r>
      <w:del w:id="46" w:author="Wei Tong" w:date="2025-09-28T12:28:00Z" w16du:dateUtc="2025-09-28T02:28:00Z">
        <w:r w:rsidDel="004C07A7">
          <w:rPr>
            <w:rFonts w:ascii="Times New Roman" w:hAnsi="Times New Roman" w:cs="Times New Roman"/>
            <w:sz w:val="24"/>
          </w:rPr>
          <w:delText xml:space="preserve">Their limited electrochemical properties increase the risk of electrode and tissue damage, constraining their performance in applications. </w:delText>
        </w:r>
      </w:del>
    </w:p>
    <w:p w14:paraId="31E23E9F" w14:textId="77777777" w:rsidR="00907807" w:rsidDel="004C07A7" w:rsidRDefault="00907807">
      <w:pPr>
        <w:rPr>
          <w:del w:id="47" w:author="Wei Tong" w:date="2025-09-28T12:28:00Z" w16du:dateUtc="2025-09-28T02:28:00Z"/>
          <w:rFonts w:ascii="Times New Roman" w:hAnsi="Times New Roman" w:cs="Times New Roman"/>
          <w:sz w:val="24"/>
        </w:rPr>
      </w:pPr>
    </w:p>
    <w:p w14:paraId="26677991" w14:textId="18069F3C" w:rsidR="00907807" w:rsidRDefault="000A1646">
      <w:pPr>
        <w:rPr>
          <w:rFonts w:ascii="Times New Roman" w:hAnsi="Times New Roman" w:cs="Times New Roman"/>
          <w:sz w:val="24"/>
        </w:rPr>
      </w:pPr>
      <w:r>
        <w:rPr>
          <w:rFonts w:ascii="Times New Roman" w:hAnsi="Times New Roman" w:cs="Times New Roman"/>
          <w:sz w:val="24"/>
        </w:rPr>
        <w:t>Conductive polymers, such as poly(3,4-ethylenedioxythiophene)</w:t>
      </w:r>
      <w:ins w:id="48" w:author="Wei Tong" w:date="2025-09-28T12:31:00Z" w16du:dateUtc="2025-09-28T02:31:00Z">
        <w:r w:rsidR="004C07A7">
          <w:rPr>
            <w:rFonts w:ascii="Times New Roman" w:hAnsi="Times New Roman" w:cs="Times New Roman"/>
            <w:sz w:val="24"/>
          </w:rPr>
          <w:t xml:space="preserve"> (PEDOT)</w:t>
        </w:r>
      </w:ins>
      <w:del w:id="49" w:author="Wei Tong" w:date="2025-09-28T12:31:00Z" w16du:dateUtc="2025-09-28T02:31:00Z">
        <w:r w:rsidDel="004C07A7">
          <w:rPr>
            <w:rFonts w:ascii="Times New Roman" w:hAnsi="Times New Roman" w:cs="Times New Roman"/>
            <w:sz w:val="24"/>
          </w:rPr>
          <w:delText xml:space="preserve">: poly(styrenesulfonic acid) (PEDOT: PSS), </w:delText>
        </w:r>
      </w:del>
      <w:ins w:id="50" w:author="Wei Tong" w:date="2025-09-28T12:31:00Z" w16du:dateUtc="2025-09-28T02:31:00Z">
        <w:r w:rsidR="004C07A7">
          <w:rPr>
            <w:rFonts w:ascii="Times New Roman" w:hAnsi="Times New Roman" w:cs="Times New Roman"/>
            <w:sz w:val="24"/>
          </w:rPr>
          <w:t xml:space="preserve"> based materials, </w:t>
        </w:r>
      </w:ins>
      <w:r>
        <w:rPr>
          <w:rFonts w:ascii="Times New Roman" w:hAnsi="Times New Roman" w:cs="Times New Roman"/>
          <w:sz w:val="24"/>
        </w:rPr>
        <w:t>have been proposed as alternatives due to their ease of deposition,</w:t>
      </w:r>
      <w:r>
        <w:rPr>
          <w:rFonts w:ascii="Times New Roman" w:hAnsi="Times New Roman" w:cs="Times New Roman" w:hint="eastAsia"/>
          <w:sz w:val="24"/>
        </w:rPr>
        <w:t xml:space="preserve"> </w:t>
      </w:r>
      <w:r>
        <w:rPr>
          <w:rFonts w:ascii="Times New Roman" w:hAnsi="Times New Roman" w:cs="Times New Roman"/>
          <w:sz w:val="24"/>
        </w:rPr>
        <w:t>tunable conductivity, biocompatibility, and favorable electrochemical properties</w:t>
      </w:r>
      <w:del w:id="51" w:author="Sorel De Leon Vergara" w:date="2025-09-28T14:52:00Z" w16du:dateUtc="2025-09-28T04:52:00Z">
        <w:r w:rsidDel="00CE728C">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PEVuZE5vdGU+PENpdGU+PEF1dGhvcj5HcmVlbjwvQXV0aG9yPjxZZWFyPjIwMDg8L1llYXI+PFJl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PEVuZE5vdGU+PENpdGU+PEF1dGhvcj5HcmVlbjwvQXV0aG9yPjxZZWFyPjIwMDg8L1llYXI+PFJl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[29-31]</w:t>
      </w:r>
      <w:r>
        <w:rPr>
          <w:rFonts w:ascii="Times New Roman" w:hAnsi="Times New Roman" w:cs="Times New Roman"/>
          <w:sz w:val="24"/>
        </w:rPr>
        <w:fldChar w:fldCharType="end"/>
      </w:r>
      <w:ins w:id="52" w:author="Sorel De Leon Vergara" w:date="2025-09-28T14:52:00Z" w16du:dateUtc="2025-09-28T04:52:00Z">
        <w:r w:rsidR="00CE728C">
          <w:rPr>
            <w:rFonts w:ascii="Times New Roman" w:hAnsi="Times New Roman" w:cs="Times New Roman"/>
            <w:sz w:val="24"/>
          </w:rPr>
          <w:t>.</w:t>
        </w:r>
      </w:ins>
      <w:r>
        <w:rPr>
          <w:rFonts w:ascii="Times New Roman" w:hAnsi="Times New Roman" w:cs="Times New Roman"/>
          <w:sz w:val="24"/>
        </w:rPr>
        <w:t xml:space="preserve"> However, the chemical stability of polymer-based electrode materials is limited</w:t>
      </w:r>
      <w:ins w:id="53" w:author="Wei Tong" w:date="2025-09-28T12:29:00Z" w16du:dateUtc="2025-09-28T02:29:00Z">
        <w:r w:rsidR="004C07A7">
          <w:rPr>
            <w:rFonts w:ascii="Times New Roman" w:hAnsi="Times New Roman" w:cs="Times New Roman"/>
            <w:sz w:val="24"/>
          </w:rPr>
          <w:t>,</w:t>
        </w:r>
      </w:ins>
      <w:r>
        <w:rPr>
          <w:rFonts w:ascii="Times New Roman" w:hAnsi="Times New Roman" w:cs="Times New Roman"/>
          <w:sz w:val="24"/>
        </w:rPr>
        <w:t xml:space="preserve"> </w:t>
      </w:r>
      <w:del w:id="54" w:author="Wei Tong" w:date="2025-09-28T12:29:00Z" w16du:dateUtc="2025-09-28T02:29:00Z">
        <w:r w:rsidDel="004C07A7">
          <w:rPr>
            <w:rFonts w:ascii="Times New Roman" w:hAnsi="Times New Roman" w:cs="Times New Roman"/>
            <w:sz w:val="24"/>
          </w:rPr>
          <w:delText xml:space="preserve">by hydrolysis and oxidation, which can attack the conjugated bond and structures, </w:delText>
        </w:r>
      </w:del>
      <w:r>
        <w:rPr>
          <w:rFonts w:ascii="Times New Roman" w:hAnsi="Times New Roman" w:cs="Times New Roman"/>
          <w:sz w:val="24"/>
        </w:rPr>
        <w:t>compromising their mechanical integrity and electrochemical performance over time</w:t>
      </w:r>
      <w:del w:id="55" w:author="Sorel De Leon Vergara" w:date="2025-09-28T14:52:00Z" w16du:dateUtc="2025-09-28T04:52:00Z">
        <w:r w:rsidDel="00CE728C">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PEVuZE5vdGU+PENpdGU+PEF1dGhvcj5SaWNoYXJkc29uLUJ1cm5zPC9BdXRob3I+PFllYXI+MjAw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PEVuZE5vdGU+PENpdGU+PEF1dGhvcj5SaWNoYXJkc29uLUJ1cm5zPC9BdXRob3I+PFllYXI+MjAw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[32, 33]</w:t>
      </w:r>
      <w:r>
        <w:rPr>
          <w:rFonts w:ascii="Times New Roman" w:hAnsi="Times New Roman" w:cs="Times New Roman"/>
          <w:sz w:val="24"/>
        </w:rPr>
        <w:fldChar w:fldCharType="end"/>
      </w:r>
      <w:ins w:id="56" w:author="Sorel De Leon Vergara" w:date="2025-09-28T14:52:00Z" w16du:dateUtc="2025-09-28T04:52:00Z">
        <w:r w:rsidR="00CE728C">
          <w:rPr>
            <w:rFonts w:ascii="Times New Roman" w:hAnsi="Times New Roman" w:cs="Times New Roman"/>
            <w:sz w:val="24"/>
          </w:rPr>
          <w:t>.</w:t>
        </w:r>
      </w:ins>
      <w:r>
        <w:rPr>
          <w:rFonts w:ascii="Times New Roman" w:hAnsi="Times New Roman" w:cs="Times New Roman"/>
          <w:sz w:val="24"/>
        </w:rPr>
        <w:t xml:space="preserve"> </w:t>
      </w:r>
      <w:del w:id="57" w:author="Wei Tong" w:date="2025-09-28T12:29:00Z" w16du:dateUtc="2025-09-28T02:29:00Z">
        <w:r w:rsidDel="004C07A7">
          <w:rPr>
            <w:rFonts w:ascii="Times New Roman" w:hAnsi="Times New Roman" w:cs="Times New Roman"/>
            <w:sz w:val="24"/>
          </w:rPr>
          <w:delText>These issues are particularly problematic for chronic applications requiring long-term stimulation and electrochemical sensing.</w:delText>
        </w:r>
        <w:r w:rsidDel="004C07A7">
          <w:rPr>
            <w:rFonts w:ascii="Times New Roman" w:hAnsi="Times New Roman" w:cs="Times New Roman"/>
            <w:sz w:val="24"/>
          </w:rPr>
          <w:fldChar w:fldCharType="begin"/>
        </w:r>
        <w:r w:rsidDel="004C07A7">
          <w:rPr>
            <w:rFonts w:ascii="Times New Roman" w:hAnsi="Times New Roman" w:cs="Times New Roman"/>
            <w:sz w:val="24"/>
          </w:rPr>
          <w:delInstrText xml:space="preserve"> ADDIN EN.CITE &lt;EndNote&gt;&lt;Cite&gt;&lt;Author&gt;Green&lt;/Author&gt;&lt;Year&gt;2015&lt;/Year&gt;&lt;RecNum&gt;146&lt;/RecNum&gt;&lt;DisplayText&gt;[34]&lt;/DisplayText&gt;&lt;record&gt;&lt;rec-number&gt;146&lt;/rec-number&gt;&lt;foreign-keys&gt;&lt;key app="EN" db-id="2rrpazwaferdrnezvfhxvxsyrzp5dzp25dtd" timestamp="1750500698"&gt;146&lt;/key&gt;&lt;/foreign-keys&gt;&lt;ref-type name="Journal Article"&gt;17&lt;/ref-type&gt;&lt;contributors&gt;&lt;authors&gt;&lt;author&gt;Green, R.&lt;/author&gt;&lt;author&gt;Abidian, M. R.&lt;/author&gt;&lt;/authors&gt;&lt;/contributors&gt;&lt;auth-address&gt;Univ New S Wales, Grad Sch Biomed Engn, Sydney, NSW 2052, Australia&amp;#xD;Penn State Univ, Mat Res Inst, Dept Chem Engn, Dept Mat Sci &amp;amp; Engn,Biomed Engn Dept, University Pk, PA 16802 USA&amp;#xD;Penn State Univ, Huck Inst Life Sci, University Pk, PA 16802 USA&lt;/auth-address&gt;&lt;titles&gt;&lt;title&gt;Conducting Polymers for Neural Prosthetic and Neural Interface Applications&lt;/title&gt;&lt;secondary-title&gt;Advanced Materials&lt;/secondary-title&gt;&lt;alt-title&gt;Adv Mater&lt;/alt-title&gt;&lt;/titles&gt;&lt;periodical&gt;&lt;full-title&gt;Advanced Materials&lt;/full-title&gt;&lt;/periodical&gt;&lt;alt-periodical&gt;&lt;full-title&gt;Adv Mater&lt;/full-title&gt;&lt;/alt-periodical&gt;&lt;pages&gt;7620-7637&lt;/pages&gt;&lt;volume&gt;27&lt;/volume&gt;&lt;number&gt;46&lt;/number&gt;&lt;keywords&gt;&lt;keyword&gt;silicon microelectrode arrays&lt;/keyword&gt;&lt;keyword&gt;controlled drug-delivery&lt;/keyword&gt;&lt;keyword&gt;brain-tissue response&lt;/keyword&gt;&lt;keyword&gt;in-vitro&lt;/keyword&gt;&lt;keyword&gt;poly(3,4-ethylenedioxythiophene) pedot&lt;/keyword&gt;&lt;keyword&gt;neurite outgrowth&lt;/keyword&gt;&lt;keyword&gt;electrochemical polymerization&lt;/keyword&gt;&lt;keyword&gt;electrical-stimulation&lt;/keyword&gt;&lt;keyword&gt;electroactive polymer&lt;/keyword&gt;&lt;keyword&gt;mechanical-properties&lt;/keyword&gt;&lt;/keywords&gt;&lt;dates&gt;&lt;year&gt;2015&lt;/year&gt;&lt;pub-dates&gt;&lt;date&gt;Dec 9&lt;/date&gt;&lt;/pub-dates&gt;&lt;/dates&gt;&lt;isbn&gt;0935-9648&lt;/isbn&gt;&lt;accession-num&gt;WOS:000367834800007&lt;/accession-num&gt;&lt;urls&gt;&lt;related-urls&gt;&lt;url&gt;&amp;lt;Go to ISI&amp;gt;://WOS:000367834800007&lt;/url&gt;&lt;/related-urls&gt;&lt;/urls&gt;&lt;electronic-resource-num&gt;10.1002/adma.201501810&lt;/electronic-resource-num&gt;&lt;language&gt;English&lt;/language&gt;&lt;/record&gt;&lt;/Cite&gt;&lt;/EndNote&gt;</w:delInstrText>
        </w:r>
        <w:r w:rsidDel="004C07A7">
          <w:rPr>
            <w:rFonts w:ascii="Times New Roman" w:hAnsi="Times New Roman" w:cs="Times New Roman"/>
            <w:sz w:val="24"/>
          </w:rPr>
          <w:fldChar w:fldCharType="separate"/>
        </w:r>
        <w:r w:rsidDel="004C07A7">
          <w:rPr>
            <w:rFonts w:ascii="Times New Roman" w:hAnsi="Times New Roman" w:cs="Times New Roman"/>
            <w:sz w:val="24"/>
          </w:rPr>
          <w:delText>[34]</w:delText>
        </w:r>
        <w:r w:rsidDel="004C07A7">
          <w:rPr>
            <w:rFonts w:ascii="Times New Roman" w:hAnsi="Times New Roman" w:cs="Times New Roman"/>
            <w:sz w:val="24"/>
          </w:rPr>
          <w:fldChar w:fldCharType="end"/>
        </w:r>
      </w:del>
    </w:p>
    <w:p w14:paraId="6AAF82FE" w14:textId="77777777" w:rsidR="00907807" w:rsidRDefault="00907807">
      <w:pPr>
        <w:rPr>
          <w:rFonts w:ascii="Times New Roman" w:hAnsi="Times New Roman" w:cs="Times New Roman"/>
          <w:sz w:val="24"/>
        </w:rPr>
      </w:pPr>
    </w:p>
    <w:p w14:paraId="6A4149E0" w14:textId="677EEA91" w:rsidR="00907807" w:rsidDel="004C07A7" w:rsidRDefault="000A1646">
      <w:pPr>
        <w:rPr>
          <w:del w:id="58" w:author="Wei Tong" w:date="2025-09-28T12:32:00Z" w16du:dateUtc="2025-09-28T02:32:00Z"/>
          <w:rFonts w:ascii="Times New Roman" w:hAnsi="Times New Roman" w:cs="Times New Roman"/>
          <w:sz w:val="24"/>
        </w:rPr>
      </w:pPr>
      <w:r>
        <w:rPr>
          <w:rFonts w:ascii="Times New Roman" w:hAnsi="Times New Roman" w:cs="Times New Roman"/>
          <w:sz w:val="24"/>
        </w:rPr>
        <w:t>Apart from electrode material degradation, the mechanical mismatch between rigid electrodes and soft neural tissue remains a critical challenge</w:t>
      </w:r>
      <w:del w:id="59" w:author="Sorel De Leon Vergara" w:date="2025-09-28T14:52:00Z" w16du:dateUtc="2025-09-28T04:52:00Z">
        <w:r w:rsidDel="008D5CE7">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PEVuZE5vdGU+PENpdGU+PEF1dGhvcj5DYXB1YW5pPC9BdXRob3I+PFllYXI+MjAyMjwvWWVhcj48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PEVuZE5vdGU+PENpdGU+PEF1dGhvcj5DYXB1YW5pPC9BdXRob3I+PFllYXI+MjAyMjwvWWVhcj48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[35-37]</w:t>
      </w:r>
      <w:r>
        <w:rPr>
          <w:rFonts w:ascii="Times New Roman" w:hAnsi="Times New Roman" w:cs="Times New Roman"/>
          <w:sz w:val="24"/>
        </w:rPr>
        <w:fldChar w:fldCharType="end"/>
      </w:r>
      <w:ins w:id="60" w:author="Sorel De Leon Vergara" w:date="2025-09-28T14:52:00Z" w16du:dateUtc="2025-09-28T04:52:00Z">
        <w:r w:rsidR="008D5CE7">
          <w:rPr>
            <w:rFonts w:ascii="Times New Roman" w:hAnsi="Times New Roman" w:cs="Times New Roman"/>
            <w:sz w:val="24"/>
          </w:rPr>
          <w:t>.</w:t>
        </w:r>
      </w:ins>
      <w:r>
        <w:rPr>
          <w:rFonts w:ascii="Times New Roman" w:hAnsi="Times New Roman" w:cs="Times New Roman"/>
          <w:sz w:val="24"/>
        </w:rPr>
        <w:t xml:space="preserve"> The natural micro-motion of the brain tissue caused by factors such as heart beating, respiration, and limb movement, can induce micro-friction at the interface between electrodes and soft </w:t>
      </w:r>
      <w:r>
        <w:rPr>
          <w:rFonts w:ascii="Times New Roman" w:hAnsi="Times New Roman" w:cs="Times New Roman"/>
          <w:sz w:val="24"/>
        </w:rPr>
        <w:lastRenderedPageBreak/>
        <w:t>tissues, provoking adverse tissue responses</w:t>
      </w:r>
      <w:del w:id="61" w:author="Wei Tong" w:date="2025-09-28T12:31:00Z" w16du:dateUtc="2025-09-28T02:31:00Z">
        <w:r w:rsidDel="004C07A7">
          <w:rPr>
            <w:rFonts w:ascii="Times New Roman" w:hAnsi="Times New Roman" w:cs="Times New Roman"/>
            <w:sz w:val="24"/>
          </w:rPr>
          <w:delText>.</w:delText>
        </w:r>
        <w:r w:rsidDel="004C07A7">
          <w:rPr>
            <w:rFonts w:ascii="Times New Roman" w:hAnsi="Times New Roman" w:cs="Times New Roman"/>
            <w:sz w:val="24"/>
          </w:rPr>
          <w:fldChar w:fldCharType="begin">
            <w:fldData xml:space="preserve">PEVuZE5vdGU+PENpdGU+PEF1dGhvcj5Qcm9kYW5vdjwvQXV0aG9yPjxZZWFyPjIwMTY8L1llYXI+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</w:fldData>
          </w:fldChar>
        </w:r>
        <w:r w:rsidDel="004C07A7">
          <w:rPr>
            <w:rFonts w:ascii="Times New Roman" w:hAnsi="Times New Roman" w:cs="Times New Roman"/>
            <w:sz w:val="24"/>
          </w:rPr>
          <w:delInstrText xml:space="preserve"> ADDIN EN.CITE </w:delInstrText>
        </w:r>
        <w:r w:rsidDel="004C07A7">
          <w:rPr>
            <w:rFonts w:ascii="Times New Roman" w:hAnsi="Times New Roman" w:cs="Times New Roman"/>
            <w:sz w:val="24"/>
          </w:rPr>
          <w:fldChar w:fldCharType="begin">
            <w:fldData xml:space="preserve">PEVuZE5vdGU+PENpdGU+PEF1dGhvcj5Qcm9kYW5vdjwvQXV0aG9yPjxZZWFyPjIwMTY8L1llYXI+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</w:fldData>
          </w:fldChar>
        </w:r>
        <w:r w:rsidDel="004C07A7">
          <w:rPr>
            <w:rFonts w:ascii="Times New Roman" w:hAnsi="Times New Roman" w:cs="Times New Roman"/>
            <w:sz w:val="24"/>
          </w:rPr>
          <w:delInstrText xml:space="preserve"> ADDIN EN.CITE.DATA </w:delInstrText>
        </w:r>
        <w:r w:rsidDel="004C07A7">
          <w:rPr>
            <w:rFonts w:ascii="Times New Roman" w:hAnsi="Times New Roman" w:cs="Times New Roman"/>
            <w:sz w:val="24"/>
          </w:rPr>
        </w:r>
        <w:r w:rsidDel="004C07A7">
          <w:rPr>
            <w:rFonts w:ascii="Times New Roman" w:hAnsi="Times New Roman" w:cs="Times New Roman"/>
            <w:sz w:val="24"/>
          </w:rPr>
          <w:fldChar w:fldCharType="end"/>
        </w:r>
        <w:r w:rsidDel="004C07A7">
          <w:rPr>
            <w:rFonts w:ascii="Times New Roman" w:hAnsi="Times New Roman" w:cs="Times New Roman"/>
            <w:sz w:val="24"/>
          </w:rPr>
        </w:r>
        <w:r w:rsidDel="004C07A7">
          <w:rPr>
            <w:rFonts w:ascii="Times New Roman" w:hAnsi="Times New Roman" w:cs="Times New Roman"/>
            <w:sz w:val="24"/>
          </w:rPr>
          <w:fldChar w:fldCharType="separate"/>
        </w:r>
        <w:r w:rsidDel="004C07A7">
          <w:rPr>
            <w:rFonts w:ascii="Times New Roman" w:hAnsi="Times New Roman" w:cs="Times New Roman"/>
            <w:sz w:val="24"/>
          </w:rPr>
          <w:delText>[38]</w:delText>
        </w:r>
        <w:r w:rsidDel="004C07A7">
          <w:rPr>
            <w:rFonts w:ascii="Times New Roman" w:hAnsi="Times New Roman" w:cs="Times New Roman"/>
            <w:sz w:val="24"/>
          </w:rPr>
          <w:fldChar w:fldCharType="end"/>
        </w:r>
        <w:r w:rsidDel="004C07A7">
          <w:rPr>
            <w:rFonts w:ascii="Times New Roman" w:hAnsi="Times New Roman" w:cs="Times New Roman"/>
            <w:sz w:val="24"/>
          </w:rPr>
          <w:delText xml:space="preserve"> Over time, these tissue responses lead to glial scar formation, which encapsulates the electrodes</w:delText>
        </w:r>
      </w:del>
      <w:r>
        <w:rPr>
          <w:rFonts w:ascii="Times New Roman" w:hAnsi="Times New Roman" w:cs="Times New Roman"/>
          <w:sz w:val="24"/>
        </w:rPr>
        <w:t xml:space="preserve">, </w:t>
      </w:r>
      <w:ins w:id="62" w:author="Sorel De Leon Vergara" w:date="2025-09-28T14:53:00Z" w16du:dateUtc="2025-09-28T04:53:00Z">
        <w:r w:rsidR="003955FC">
          <w:rPr>
            <w:rFonts w:ascii="Times New Roman" w:hAnsi="Times New Roman" w:cs="Times New Roman"/>
            <w:sz w:val="24"/>
          </w:rPr>
          <w:t xml:space="preserve">and thus </w:t>
        </w:r>
      </w:ins>
      <w:del w:id="63" w:author="Sorel De Leon Vergara" w:date="2025-09-28T14:53:00Z" w16du:dateUtc="2025-09-28T04:53:00Z">
        <w:r w:rsidDel="003955FC">
          <w:rPr>
            <w:rFonts w:ascii="Times New Roman" w:hAnsi="Times New Roman" w:cs="Times New Roman"/>
            <w:sz w:val="24"/>
          </w:rPr>
          <w:delText>blocking</w:delText>
        </w:r>
      </w:del>
      <w:ins w:id="64" w:author="Sorel De Leon Vergara" w:date="2025-09-28T14:53:00Z" w16du:dateUtc="2025-09-28T04:53:00Z">
        <w:r w:rsidR="003955FC">
          <w:rPr>
            <w:rFonts w:ascii="Times New Roman" w:hAnsi="Times New Roman" w:cs="Times New Roman"/>
            <w:sz w:val="24"/>
          </w:rPr>
          <w:t>interrupting</w:t>
        </w:r>
      </w:ins>
      <w:r>
        <w:rPr>
          <w:rFonts w:ascii="Times New Roman" w:hAnsi="Times New Roman" w:cs="Times New Roman"/>
          <w:sz w:val="24"/>
        </w:rPr>
        <w:t xml:space="preserve"> the communication and operation between the </w:t>
      </w:r>
      <w:del w:id="65" w:author="Wei Tong" w:date="2025-09-28T12:32:00Z" w16du:dateUtc="2025-09-28T02:32:00Z">
        <w:r w:rsidDel="004C07A7">
          <w:rPr>
            <w:rFonts w:ascii="Times New Roman" w:hAnsi="Times New Roman" w:cs="Times New Roman"/>
            <w:sz w:val="24"/>
          </w:rPr>
          <w:delText xml:space="preserve">brain </w:delText>
        </w:r>
      </w:del>
      <w:ins w:id="66" w:author="Wei Tong" w:date="2025-09-28T12:32:00Z" w16du:dateUtc="2025-09-28T02:32:00Z">
        <w:r w:rsidR="004C07A7">
          <w:rPr>
            <w:rFonts w:ascii="Times New Roman" w:hAnsi="Times New Roman" w:cs="Times New Roman"/>
            <w:sz w:val="24"/>
          </w:rPr>
          <w:t xml:space="preserve">nervous </w:t>
        </w:r>
      </w:ins>
      <w:r>
        <w:rPr>
          <w:rFonts w:ascii="Times New Roman" w:hAnsi="Times New Roman" w:cs="Times New Roman"/>
          <w:sz w:val="24"/>
        </w:rPr>
        <w:t>tissue and the electrodes in chronic applications</w:t>
      </w:r>
      <w:del w:id="67" w:author="Sorel De Leon Vergara" w:date="2025-09-28T14:52:00Z" w16du:dateUtc="2025-09-28T04:52:00Z">
        <w:r w:rsidDel="008D5CE7">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PEVuZE5vdGU+PENpdGU+PEF1dGhvcj5TemFyb3dza2k8L0F1dGhvcj48WWVhcj4yMDAzPC9ZZWFy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PEVuZE5vdGU+PENpdGU+PEF1dGhvcj5TemFyb3dza2k8L0F1dGhvcj48WWVhcj4yMDAzPC9ZZWFy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[39, 40]</w:t>
      </w:r>
      <w:r>
        <w:rPr>
          <w:rFonts w:ascii="Times New Roman" w:hAnsi="Times New Roman" w:cs="Times New Roman"/>
          <w:sz w:val="24"/>
        </w:rPr>
        <w:fldChar w:fldCharType="end"/>
      </w:r>
      <w:ins w:id="68" w:author="Sorel De Leon Vergara" w:date="2025-09-28T14:52:00Z" w16du:dateUtc="2025-09-28T04:52:00Z">
        <w:r w:rsidR="008D5CE7">
          <w:rPr>
            <w:rFonts w:ascii="Times New Roman" w:hAnsi="Times New Roman" w:cs="Times New Roman"/>
            <w:sz w:val="24"/>
          </w:rPr>
          <w:t>.</w:t>
        </w:r>
      </w:ins>
      <w:r>
        <w:rPr>
          <w:rFonts w:ascii="Times New Roman" w:hAnsi="Times New Roman" w:cs="Times New Roman"/>
          <w:sz w:val="24"/>
        </w:rPr>
        <w:t xml:space="preserve"> </w:t>
      </w:r>
      <w:del w:id="69" w:author="Wei Tong" w:date="2025-09-28T12:32:00Z" w16du:dateUtc="2025-09-28T02:32:00Z">
        <w:r w:rsidDel="004C07A7">
          <w:rPr>
            <w:rFonts w:ascii="Times New Roman" w:hAnsi="Times New Roman" w:cs="Times New Roman"/>
            <w:sz w:val="24"/>
          </w:rPr>
          <w:delText>Therefore, i</w:delText>
        </w:r>
      </w:del>
      <w:ins w:id="70" w:author="Wei Tong" w:date="2025-09-28T12:32:00Z" w16du:dateUtc="2025-09-28T02:32:00Z">
        <w:r w:rsidR="004C07A7">
          <w:rPr>
            <w:rFonts w:ascii="Times New Roman" w:hAnsi="Times New Roman" w:cs="Times New Roman"/>
            <w:sz w:val="24"/>
          </w:rPr>
          <w:t>I</w:t>
        </w:r>
      </w:ins>
      <w:r>
        <w:rPr>
          <w:rFonts w:ascii="Times New Roman" w:hAnsi="Times New Roman" w:cs="Times New Roman"/>
          <w:sz w:val="24"/>
        </w:rPr>
        <w:t>mproving the flexibility of the electrodes and their conformity with the tissues can help alleviate these adverse tissue responses and therefore stability limitations</w:t>
      </w:r>
      <w:del w:id="71" w:author="Sorel De Leon Vergara" w:date="2025-09-28T14:53:00Z" w16du:dateUtc="2025-09-28T04:53:00Z">
        <w:r w:rsidDel="00EC29DB">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PEVuZE5vdGU+PENpdGU+PEF1dGhvcj5DYXJuaWNlci1Mb21iYXJ0ZTwvQXV0aG9yPjxZZWFyPjIw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PEVuZE5vdGU+PENpdGU+PEF1dGhvcj5DYXJuaWNlci1Mb21iYXJ0ZTwvQXV0aG9yPjxZZWFyPjIw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[41-44]</w:t>
      </w:r>
      <w:r>
        <w:rPr>
          <w:rFonts w:ascii="Times New Roman" w:hAnsi="Times New Roman" w:cs="Times New Roman"/>
          <w:sz w:val="24"/>
        </w:rPr>
        <w:fldChar w:fldCharType="end"/>
      </w:r>
      <w:ins w:id="72" w:author="Sorel De Leon Vergara" w:date="2025-09-28T14:53:00Z" w16du:dateUtc="2025-09-28T04:53:00Z">
        <w:r w:rsidR="00EC29DB">
          <w:rPr>
            <w:rFonts w:ascii="Times New Roman" w:hAnsi="Times New Roman" w:cs="Times New Roman"/>
            <w:sz w:val="24"/>
          </w:rPr>
          <w:t>.</w:t>
        </w:r>
      </w:ins>
      <w:ins w:id="73" w:author="Wei Tong" w:date="2025-09-28T12:32:00Z" w16du:dateUtc="2025-09-28T02:32:00Z">
        <w:r w:rsidR="004C07A7">
          <w:rPr>
            <w:rFonts w:ascii="Times New Roman" w:hAnsi="Times New Roman" w:cs="Times New Roman"/>
            <w:sz w:val="24"/>
          </w:rPr>
          <w:t xml:space="preserve"> </w:t>
        </w:r>
      </w:ins>
    </w:p>
    <w:p w14:paraId="51A2F4B7" w14:textId="77777777" w:rsidR="00907807" w:rsidDel="004C07A7" w:rsidRDefault="00907807">
      <w:pPr>
        <w:rPr>
          <w:del w:id="74" w:author="Wei Tong" w:date="2025-09-28T12:32:00Z" w16du:dateUtc="2025-09-28T02:32:00Z"/>
          <w:rFonts w:ascii="Times New Roman" w:hAnsi="Times New Roman" w:cs="Times New Roman"/>
          <w:sz w:val="24"/>
        </w:rPr>
      </w:pPr>
    </w:p>
    <w:p w14:paraId="36C103C4" w14:textId="17D1A46B" w:rsidR="00907807" w:rsidRDefault="000A1646">
      <w:pPr>
        <w:rPr>
          <w:rFonts w:ascii="Times New Roman" w:hAnsi="Times New Roman" w:cs="Times New Roman"/>
          <w:sz w:val="24"/>
        </w:rPr>
      </w:pPr>
      <w:r>
        <w:rPr>
          <w:rFonts w:ascii="Times New Roman" w:hAnsi="Times New Roman" w:cs="Times New Roman"/>
          <w:sz w:val="24"/>
        </w:rPr>
        <w:t>In addition to improved stability, flexible electrodes are particularly advantageous in applications involving curved tissue surfaces</w:t>
      </w:r>
      <w:del w:id="75" w:author="Sorel De Leon Vergara" w:date="2025-09-28T14:53:00Z" w16du:dateUtc="2025-09-28T04:53:00Z">
        <w:r w:rsidDel="00EC29DB">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PEVuZE5vdGU+PENpdGU+PEF1dGhvcj5UeWJyYW5kdDwvQXV0aG9yPjxZZWFyPjIwMTg8L1llYXI+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PEVuZE5vdGU+PENpdGU+PEF1dGhvcj5UeWJyYW5kdDwvQXV0aG9yPjxZZWFyPjIwMTg8L1llYXI+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[45]</w:t>
      </w:r>
      <w:r>
        <w:rPr>
          <w:rFonts w:ascii="Times New Roman" w:hAnsi="Times New Roman" w:cs="Times New Roman"/>
          <w:sz w:val="24"/>
        </w:rPr>
        <w:fldChar w:fldCharType="end"/>
      </w:r>
      <w:ins w:id="76" w:author="Sorel De Leon Vergara" w:date="2025-09-28T14:53:00Z" w16du:dateUtc="2025-09-28T04:53:00Z">
        <w:r w:rsidR="00EC29DB">
          <w:rPr>
            <w:rFonts w:ascii="Times New Roman" w:hAnsi="Times New Roman" w:cs="Times New Roman"/>
            <w:sz w:val="24"/>
          </w:rPr>
          <w:t>.</w:t>
        </w:r>
      </w:ins>
      <w:r>
        <w:rPr>
          <w:rFonts w:ascii="Times New Roman" w:hAnsi="Times New Roman" w:cs="Times New Roman"/>
          <w:sz w:val="24"/>
        </w:rPr>
        <w:t xml:space="preserve"> Some examples include epiretinal devices implanted adjacent to the retina for electrical stimulation of retinal neurons</w:t>
      </w:r>
      <w:r>
        <w:rPr>
          <w:rFonts w:ascii="Times New Roman" w:hAnsi="Times New Roman" w:cs="Times New Roman"/>
          <w:sz w:val="24"/>
        </w:rPr>
        <w:fldChar w:fldCharType="begin">
          <w:fldData xml:space="preserve">PEVuZE5vdGU+PENpdGU+PEF1dGhvcj5GZXJsYXV0bzwvQXV0aG9yPjxZZWFyPjIwMTg8L1llYXI+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PEVuZE5vdGU+PENpdGU+PEF1dGhvcj5GZXJsYXV0bzwvQXV0aG9yPjxZZWFyPjIwMTg8L1llYXI+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[46, 47]</w:t>
      </w:r>
      <w:r>
        <w:rPr>
          <w:rFonts w:ascii="Times New Roman" w:hAnsi="Times New Roman" w:cs="Times New Roman"/>
          <w:sz w:val="24"/>
        </w:rPr>
        <w:fldChar w:fldCharType="end"/>
      </w:r>
      <w:r>
        <w:rPr>
          <w:rFonts w:ascii="Times New Roman" w:hAnsi="Times New Roman" w:cs="Times New Roman"/>
          <w:sz w:val="24"/>
        </w:rPr>
        <w:t>, ECoG devices placed on the cortical surface for stimulation and/or recording</w:t>
      </w:r>
      <w:r>
        <w:rPr>
          <w:rFonts w:ascii="Times New Roman" w:hAnsi="Times New Roman" w:cs="Times New Roman"/>
          <w:sz w:val="24"/>
        </w:rPr>
        <w:fldChar w:fldCharType="begin">
          <w:fldData xml:space="preserve">PEVuZE5vdGU+PENpdGU+PEF1dGhvcj5XZWk8L0F1dGhvcj48WWVhcj4yMDI0PC9ZZWFyPjxSZWNO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PEVuZE5vdGU+PENpdGU+PEF1dGhvcj5XZWk8L0F1dGhvcj48WWVhcj4yMDI0PC9ZZWFyPjxSZWNO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[48-50]</w:t>
      </w:r>
      <w:r>
        <w:rPr>
          <w:rFonts w:ascii="Times New Roman" w:hAnsi="Times New Roman" w:cs="Times New Roman"/>
          <w:sz w:val="24"/>
        </w:rPr>
        <w:fldChar w:fldCharType="end"/>
      </w:r>
      <w:r>
        <w:rPr>
          <w:rFonts w:ascii="Times New Roman" w:hAnsi="Times New Roman" w:cs="Times New Roman"/>
          <w:sz w:val="24"/>
        </w:rPr>
        <w:t>, and peripheral nerve cuffs that wrap around nerve structures</w:t>
      </w:r>
      <w:del w:id="77" w:author="Sorel De Leon Vergara" w:date="2025-09-28T14:54:00Z" w16du:dateUtc="2025-09-28T04:54:00Z">
        <w:r w:rsidDel="00730EC7">
          <w:rPr>
            <w:rFonts w:ascii="Times New Roman" w:hAnsi="Times New Roman" w:cs="Times New Roman"/>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&lt;EndNote&gt;&lt;Cite&gt;&lt;Author&gt;Dong&lt;/Author&gt;&lt;Year&gt;2024&lt;/Year&gt;&lt;RecNum&gt;167&lt;/RecNum&gt;&lt;DisplayText&gt;[51]&lt;/DisplayText&gt;&lt;record&gt;&lt;rec-number&gt;167&lt;/rec-number&gt;&lt;foreign-keys&gt;&lt;key app="EN" db-id="2rrpazwaferdrnezvfhxvxsyrzp5dzp25dtd" timestamp="1751118478"&gt;167&lt;/key&gt;&lt;/foreign-keys&gt;&lt;ref-type name="Journal Article"&gt;17&lt;/ref-type&gt;&lt;contributors&gt;&lt;authors&gt;&lt;author&gt;Dong, C. Q.&lt;/author&gt;&lt;author&gt;Carnicer-Lombarte, A.&lt;/author&gt;&lt;author&gt;Bonafè, F.&lt;/author&gt;&lt;author&gt;Huang, B. T.&lt;/author&gt;&lt;author&gt;Middya, S.&lt;/author&gt;&lt;author&gt;Jin, A.&lt;/author&gt;&lt;author&gt;Tao, X. D.&lt;/author&gt;&lt;author&gt;Han, S.&lt;/author&gt;&lt;author&gt;Bance, M.&lt;/author&gt;&lt;author&gt;Barone, D. G.&lt;/author&gt;&lt;author&gt;Fraboni, B.&lt;/author&gt;&lt;author&gt;Malliaras, G. G.&lt;/author&gt;&lt;/authors&gt;&lt;/contributors&gt;&lt;auth-address&gt;Univ Cambridge, Dept Engn, Elect Engn Div, Cambridge, England&amp;#xD;Univ Bologna, Dept Phys &amp;amp; Astron, Bologna, Italy&amp;#xD;Univ Cambridge, Dept Clin Neurosci, Cambridge, England&amp;#xD;Incheon Natl Univ, Dept Nanobioengn, Incheon, South Korea&lt;/auth-address&gt;&lt;titles&gt;&lt;title&gt;Electrochemically actuated microelectrodes for minimally invasive peripheral nerve interfaces&lt;/title&gt;&lt;secondary-title&gt;Nature Materials&lt;/secondary-title&gt;&lt;alt-title&gt;Nat Mater&lt;/alt-title&gt;&lt;/titles&gt;&lt;periodical&gt;&lt;full-title&gt;Nature materials&lt;/full-title&gt;&lt;/periodical&gt;&lt;volume&gt;23&lt;/volume&gt;&lt;number&gt;7&lt;/number&gt;&lt;keywords&gt;&lt;keyword&gt;cuff electrode&lt;/keyword&gt;&lt;keyword&gt;polymer&lt;/keyword&gt;&lt;keyword&gt;microactuators&lt;/keyword&gt;&lt;keyword&gt;ppy(dbs)&lt;/keyword&gt;&lt;/keywords&gt;&lt;dates&gt;&lt;year&gt;2024&lt;/year&gt;&lt;pub-dates&gt;&lt;date&gt;Jul&lt;/date&gt;&lt;/pub-dates&gt;&lt;/dates&gt;&lt;isbn&gt;1476-1122&lt;/isbn&gt;&lt;accession-num&gt;WOS:001208740200002&lt;/accession-num&gt;&lt;urls&gt;&lt;related-urls&gt;&lt;url&gt;&amp;lt;Go to ISI&amp;gt;://WOS:001208740200002&lt;/url&gt;&lt;/related-urls&gt;&lt;/urls&gt;&lt;electronic-resource-num&gt;10.1038/s41563-024-01886-0&lt;/electronic-resource-num&gt;&lt;language&gt;English&lt;/language&gt;&lt;/record&gt;&lt;/Cite&gt;&lt;/EndNote&gt;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[51]</w:t>
      </w:r>
      <w:r>
        <w:rPr>
          <w:rFonts w:ascii="Times New Roman" w:hAnsi="Times New Roman" w:cs="Times New Roman"/>
          <w:sz w:val="24"/>
        </w:rPr>
        <w:fldChar w:fldCharType="end"/>
      </w:r>
      <w:ins w:id="78" w:author="Sorel De Leon Vergara" w:date="2025-09-28T14:54:00Z" w16du:dateUtc="2025-09-28T04:54:00Z">
        <w:r w:rsidR="00730EC7">
          <w:rPr>
            <w:rFonts w:ascii="Times New Roman" w:hAnsi="Times New Roman" w:cs="Times New Roman"/>
            <w:sz w:val="24"/>
          </w:rPr>
          <w:t>.</w:t>
        </w:r>
      </w:ins>
      <w:r>
        <w:rPr>
          <w:rFonts w:ascii="Times New Roman" w:hAnsi="Times New Roman" w:cs="Times New Roman"/>
          <w:sz w:val="24"/>
        </w:rPr>
        <w:t xml:space="preserve"> All these applications benefit from conformal interfaces that have better contact with the target tissues, thereby improving recording and sensing fidelity as well as lowering stimulation thresholds.</w:t>
      </w:r>
    </w:p>
    <w:p w14:paraId="6BD27758" w14:textId="77777777" w:rsidR="00907807" w:rsidRDefault="00907807">
      <w:pPr>
        <w:rPr>
          <w:rFonts w:ascii="Times New Roman" w:hAnsi="Times New Roman" w:cs="Times New Roman"/>
          <w:sz w:val="24"/>
        </w:rPr>
      </w:pPr>
    </w:p>
    <w:p w14:paraId="1412D1CB" w14:textId="68B0E29D" w:rsidR="00907807" w:rsidRDefault="000A1646">
      <w:pPr>
        <w:rPr>
          <w:rFonts w:ascii="Times New Roman" w:hAnsi="Times New Roman" w:cs="Times New Roman"/>
          <w:sz w:val="24"/>
        </w:rPr>
      </w:pPr>
      <w:r>
        <w:rPr>
          <w:rFonts w:ascii="Times New Roman" w:hAnsi="Times New Roman" w:cs="Times New Roman"/>
          <w:sz w:val="24"/>
        </w:rPr>
        <w:t>Carbon-based materials, such as carbon fiber, carbon nanotube, graphene, and diamond, have attracted significant interest as alternative electrode materials due to their favorable mechanical, electrochemical, and biocompatible profiles</w:t>
      </w:r>
      <w:del w:id="79" w:author="Sorel De Leon Vergara" w:date="2025-09-28T14:54:00Z" w16du:dateUtc="2025-09-28T04:54:00Z">
        <w:r w:rsidDel="002352ED">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PEVuZE5vdGU+PENpdGU+PEF1dGhvcj5EZXZpPC9BdXRob3I+PFllYXI+MjAyMTwvWWVhcj48UmVj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PEVuZE5vdGU+PENpdGU+PEF1dGhvcj5EZXZpPC9BdXRob3I+PFllYXI+MjAyMTwvWWVhcj48UmVj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[30, 52, 53]</w:t>
      </w:r>
      <w:r>
        <w:rPr>
          <w:rFonts w:ascii="Times New Roman" w:hAnsi="Times New Roman" w:cs="Times New Roman"/>
          <w:sz w:val="24"/>
        </w:rPr>
        <w:fldChar w:fldCharType="end"/>
      </w:r>
      <w:ins w:id="80" w:author="Sorel De Leon Vergara" w:date="2025-09-28T14:54:00Z" w16du:dateUtc="2025-09-28T04:54:00Z">
        <w:r w:rsidR="002352ED">
          <w:rPr>
            <w:rFonts w:ascii="Times New Roman" w:hAnsi="Times New Roman" w:cs="Times New Roman"/>
            <w:sz w:val="24"/>
          </w:rPr>
          <w:t>.</w:t>
        </w:r>
      </w:ins>
      <w:r>
        <w:rPr>
          <w:rFonts w:ascii="Times New Roman" w:hAnsi="Times New Roman" w:cs="Times New Roman"/>
          <w:sz w:val="24"/>
        </w:rPr>
        <w:t xml:space="preserve"> Among them, nitrogen-included </w:t>
      </w:r>
      <w:proofErr w:type="spellStart"/>
      <w:r>
        <w:rPr>
          <w:rFonts w:ascii="Times New Roman" w:hAnsi="Times New Roman" w:cs="Times New Roman"/>
          <w:sz w:val="24"/>
        </w:rPr>
        <w:t>ultrananocyrstalline</w:t>
      </w:r>
      <w:proofErr w:type="spellEnd"/>
      <w:r>
        <w:rPr>
          <w:rFonts w:ascii="Times New Roman" w:hAnsi="Times New Roman" w:cs="Times New Roman"/>
          <w:sz w:val="24"/>
        </w:rPr>
        <w:t xml:space="preserve"> diamond (</w:t>
      </w:r>
      <w:r>
        <w:rPr>
          <w:rFonts w:ascii="Times New Roman" w:hAnsi="Times New Roman" w:cs="Times New Roman"/>
          <w:sz w:val="24"/>
          <w:lang w:val="en-AU"/>
        </w:rPr>
        <w:t>NUNCD</w:t>
      </w:r>
      <w:r>
        <w:rPr>
          <w:rFonts w:ascii="Times New Roman" w:hAnsi="Times New Roman" w:cs="Times New Roman"/>
          <w:sz w:val="24"/>
        </w:rPr>
        <w:t>) has demonstrated particular promise</w:t>
      </w:r>
      <w:del w:id="81" w:author="Sorel De Leon Vergara" w:date="2025-09-28T14:54:00Z" w16du:dateUtc="2025-09-28T04:54:00Z">
        <w:r w:rsidDel="002352ED">
          <w:rPr>
            <w:rFonts w:ascii="Times New Roman" w:hAnsi="Times New Roman" w:cs="Times New Roman"/>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&lt;EndNote&gt;&lt;Cite&gt;&lt;Author&gt;Garrett&lt;/Author&gt;&lt;Year&gt;2012&lt;/Year&gt;&lt;RecNum&gt;94&lt;/RecNum&gt;&lt;DisplayText&gt;[54]&lt;/DisplayText&gt;&lt;record&gt;&lt;rec-number&gt;94&lt;/rec-number&gt;&lt;foreign-keys&gt;&lt;key app="EN" db-id="2rrpazwaferdrnezvfhxvxsyrzp5dzp25dtd" timestamp="1749471117"&gt;94&lt;/key&gt;&lt;/foreign-keys&gt;&lt;ref-type name="Journal Article"&gt;17&lt;/ref-type&gt;&lt;contributors&gt;&lt;authors&gt;&lt;author&gt;Garrett, D. J.&lt;/author&gt;&lt;author&gt;Ganesan, K.&lt;/author&gt;&lt;author&gt;Stacey, A.&lt;/author&gt;&lt;author&gt;Fox, K.&lt;/author&gt;&lt;author&gt;Meffin, H.&lt;/author&gt;&lt;author&gt;Prawer, S.&lt;/author&gt;&lt;/authors&gt;&lt;/contributors&gt;&lt;auth-address&gt;School of Physics, The University of Melbourne, Melbourne, Victoria, Australia. dgarrett@unimelb.edu.au&lt;/auth-address&gt;&lt;titles&gt;&lt;title&gt;Ultra-nanocrystalline diamond electrodes: optimization towards neural stimulation applications&lt;/title&gt;&lt;secondary-title&gt;J Neural Eng&lt;/secondary-title&gt;&lt;/titles&gt;&lt;periodical&gt;&lt;full-title&gt;Journal of Neural Engineering&lt;/full-title&gt;&lt;abbr-1&gt;J Neural Eng&lt;/abbr-1&gt;&lt;/periodical&gt;&lt;pages&gt;016002&lt;/pages&gt;&lt;volume&gt;9&lt;/volume&gt;&lt;number&gt;1&lt;/number&gt;&lt;edition&gt;2011/12/14&lt;/edition&gt;&lt;keywords&gt;&lt;keyword&gt;Action Potentials/*physiology&lt;/keyword&gt;&lt;keyword&gt;Animals&lt;/keyword&gt;&lt;keyword&gt;Diamond/*chemistry&lt;/keyword&gt;&lt;keyword&gt;Equipment Design&lt;/keyword&gt;&lt;keyword&gt;Equipment Failure Analysis&lt;/keyword&gt;&lt;keyword&gt;Humans&lt;/keyword&gt;&lt;keyword&gt;*Microelectrodes&lt;/keyword&gt;&lt;keyword&gt;Nanostructures/*chemistry/ultrastructure&lt;/keyword&gt;&lt;keyword&gt;Nanotechnology/*instrumentation&lt;/keyword&gt;&lt;keyword&gt;Neurons/*physiology&lt;/keyword&gt;&lt;/keywords&gt;&lt;dates&gt;&lt;year&gt;2012&lt;/year&gt;&lt;pub-dates&gt;&lt;date&gt;Feb&lt;/date&gt;&lt;/pub-dates&gt;&lt;/dates&gt;&lt;isbn&gt;1741-2552 (Electronic)&amp;#xD;1741-2552 (Linking)&lt;/isbn&gt;&lt;accession-num&gt;22156061&lt;/accession-num&gt;&lt;urls&gt;&lt;related-urls&gt;&lt;url&gt;https://www.ncbi.nlm.nih.gov/pubmed/22156061&lt;/url&gt;&lt;/related-urls&gt;&lt;/urls&gt;&lt;electronic-resource-num&gt;10.1088/1741-2560/9/1/016002&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[54]</w:t>
      </w:r>
      <w:r>
        <w:rPr>
          <w:rFonts w:ascii="Times New Roman" w:hAnsi="Times New Roman" w:cs="Times New Roman"/>
          <w:sz w:val="24"/>
        </w:rPr>
        <w:fldChar w:fldCharType="end"/>
      </w:r>
      <w:ins w:id="82" w:author="Sorel De Leon Vergara" w:date="2025-09-28T14:54:00Z" w16du:dateUtc="2025-09-28T04:54:00Z">
        <w:r w:rsidR="002352ED">
          <w:rPr>
            <w:rFonts w:ascii="Times New Roman" w:hAnsi="Times New Roman" w:cs="Times New Roman"/>
            <w:sz w:val="24"/>
          </w:rPr>
          <w:t>.</w:t>
        </w:r>
      </w:ins>
      <w:r>
        <w:rPr>
          <w:rFonts w:ascii="Times New Roman" w:hAnsi="Times New Roman" w:cs="Times New Roman"/>
          <w:sz w:val="24"/>
        </w:rPr>
        <w:t xml:space="preserve"> </w:t>
      </w:r>
      <w:r>
        <w:rPr>
          <w:rFonts w:ascii="Times New Roman" w:hAnsi="Times New Roman" w:cs="Times New Roman"/>
          <w:sz w:val="24"/>
          <w:lang w:val="en-AU"/>
        </w:rPr>
        <w:t>NUNCD</w:t>
      </w:r>
      <w:r>
        <w:rPr>
          <w:rFonts w:ascii="Times New Roman" w:hAnsi="Times New Roman" w:cs="Times New Roman"/>
          <w:sz w:val="24"/>
        </w:rPr>
        <w:t xml:space="preserve"> combines high corrosion resistance and excellent biocompatibility, with tunable electrical conductivity through nitrogen inclusion, which introduces conductive sp</w:t>
      </w:r>
      <w:r>
        <w:rPr>
          <w:rFonts w:ascii="Times New Roman" w:hAnsi="Times New Roman" w:cs="Times New Roman"/>
          <w:sz w:val="24"/>
          <w:vertAlign w:val="superscript"/>
        </w:rPr>
        <w:t>2</w:t>
      </w:r>
      <w:r>
        <w:rPr>
          <w:rFonts w:ascii="Times New Roman" w:hAnsi="Times New Roman" w:cs="Times New Roman"/>
          <w:sz w:val="24"/>
        </w:rPr>
        <w:t>-rich grain boundaries within the diamond matrix</w:t>
      </w:r>
      <w:del w:id="83" w:author="Sorel De Leon Vergara" w:date="2025-09-28T14:54:00Z" w16du:dateUtc="2025-09-28T04:54:00Z">
        <w:r w:rsidDel="002352ED">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PEVuZE5vdGU+PENpdGU+PEF1dGhvcj5Ub25nPC9BdXRob3I+PFllYXI+MjAxNjwvWWVhcj48UmVj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PEVuZE5vdGU+PENpdGU+PEF1dGhvcj5Ub25nPC9BdXRob3I+PFllYXI+MjAxNjwvWWVhcj48UmVj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[54, 55]</w:t>
      </w:r>
      <w:r>
        <w:rPr>
          <w:rFonts w:ascii="Times New Roman" w:hAnsi="Times New Roman" w:cs="Times New Roman"/>
          <w:sz w:val="24"/>
        </w:rPr>
        <w:fldChar w:fldCharType="end"/>
      </w:r>
      <w:ins w:id="84" w:author="Sorel De Leon Vergara" w:date="2025-09-28T14:54:00Z" w16du:dateUtc="2025-09-28T04:54:00Z">
        <w:r w:rsidR="00CD65D3">
          <w:rPr>
            <w:rFonts w:ascii="Times New Roman" w:hAnsi="Times New Roman" w:cs="Times New Roman"/>
            <w:sz w:val="24"/>
          </w:rPr>
          <w:t>.</w:t>
        </w:r>
      </w:ins>
      <w:r>
        <w:rPr>
          <w:rFonts w:ascii="Times New Roman" w:hAnsi="Times New Roman" w:cs="Times New Roman"/>
          <w:sz w:val="24"/>
        </w:rPr>
        <w:t xml:space="preserve"> Previous studies have demonstrated that </w:t>
      </w:r>
      <w:r>
        <w:rPr>
          <w:rFonts w:ascii="Times New Roman" w:hAnsi="Times New Roman" w:cs="Times New Roman"/>
          <w:sz w:val="24"/>
          <w:lang w:val="en-AU"/>
        </w:rPr>
        <w:t>NUNCD</w:t>
      </w:r>
      <w:r>
        <w:rPr>
          <w:rFonts w:ascii="Times New Roman" w:hAnsi="Times New Roman" w:cs="Times New Roman"/>
          <w:sz w:val="24"/>
        </w:rPr>
        <w:t xml:space="preserve"> supports neuronal adhesion and </w:t>
      </w:r>
      <w:proofErr w:type="spellStart"/>
      <w:r>
        <w:rPr>
          <w:rFonts w:ascii="Times New Roman" w:hAnsi="Times New Roman" w:cs="Times New Roman"/>
          <w:sz w:val="24"/>
        </w:rPr>
        <w:t>neurite</w:t>
      </w:r>
      <w:proofErr w:type="spellEnd"/>
      <w:r>
        <w:rPr>
          <w:rFonts w:ascii="Times New Roman" w:hAnsi="Times New Roman" w:cs="Times New Roman"/>
          <w:sz w:val="24"/>
        </w:rPr>
        <w:t xml:space="preserve"> extension </w:t>
      </w:r>
      <w:del w:id="85" w:author="Sorel De Leon Vergara" w:date="2025-09-28T14:55:00Z" w16du:dateUtc="2025-09-28T04:55:00Z">
        <w:r w:rsidDel="00CD65D3">
          <w:rPr>
            <w:rFonts w:ascii="Times New Roman" w:hAnsi="Times New Roman" w:cs="Times New Roman"/>
            <w:sz w:val="24"/>
          </w:rPr>
          <w:delText>in vitro and</w:delText>
        </w:r>
      </w:del>
      <w:ins w:id="86" w:author="Sorel De Leon Vergara" w:date="2025-09-28T14:55:00Z" w16du:dateUtc="2025-09-28T04:55:00Z">
        <w:r w:rsidR="00CD65D3">
          <w:rPr>
            <w:rFonts w:ascii="Times New Roman" w:hAnsi="Times New Roman" w:cs="Times New Roman"/>
            <w:sz w:val="24"/>
          </w:rPr>
          <w:t>in vitro and</w:t>
        </w:r>
      </w:ins>
      <w:r>
        <w:rPr>
          <w:rFonts w:ascii="Times New Roman" w:hAnsi="Times New Roman" w:cs="Times New Roman"/>
          <w:sz w:val="24"/>
        </w:rPr>
        <w:t xml:space="preserve"> remains safe and stable during in vivo chronic implantation</w:t>
      </w:r>
      <w:del w:id="87" w:author="Sorel De Leon Vergara" w:date="2025-09-28T14:55:00Z" w16du:dateUtc="2025-09-28T04:55:00Z">
        <w:r w:rsidDel="00CD65D3">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PEVuZE5vdGU+PENpdGU+PEF1dGhvcj5GYWxhaGF0ZG9vc3Q8L0F1dGhvcj48WWVhcj4yMDI0PC9Z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PEVuZE5vdGU+PENpdGU+PEF1dGhvcj5GYWxhaGF0ZG9vc3Q8L0F1dGhvcj48WWVhcj4yMDI0PC9Z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[55-57]</w:t>
      </w:r>
      <w:r>
        <w:rPr>
          <w:rFonts w:ascii="Times New Roman" w:hAnsi="Times New Roman" w:cs="Times New Roman"/>
          <w:sz w:val="24"/>
        </w:rPr>
        <w:fldChar w:fldCharType="end"/>
      </w:r>
      <w:ins w:id="88" w:author="Sorel De Leon Vergara" w:date="2025-09-28T14:55:00Z" w16du:dateUtc="2025-09-28T04:55:00Z">
        <w:r w:rsidR="00CD65D3">
          <w:rPr>
            <w:rFonts w:ascii="Times New Roman" w:hAnsi="Times New Roman" w:cs="Times New Roman"/>
            <w:sz w:val="24"/>
          </w:rPr>
          <w:t>.</w:t>
        </w:r>
      </w:ins>
      <w:r>
        <w:rPr>
          <w:rFonts w:ascii="Times New Roman" w:hAnsi="Times New Roman" w:cs="Times New Roman"/>
          <w:sz w:val="24"/>
        </w:rPr>
        <w:t xml:space="preserve"> After proper surface treatment, </w:t>
      </w:r>
      <w:r>
        <w:rPr>
          <w:rFonts w:ascii="Times New Roman" w:hAnsi="Times New Roman" w:cs="Times New Roman"/>
          <w:sz w:val="24"/>
          <w:lang w:val="en-AU"/>
        </w:rPr>
        <w:t>NUNCD</w:t>
      </w:r>
      <w:r>
        <w:rPr>
          <w:rFonts w:ascii="Times New Roman" w:hAnsi="Times New Roman" w:cs="Times New Roman"/>
          <w:sz w:val="24"/>
        </w:rPr>
        <w:t xml:space="preserve"> electrodes </w:t>
      </w:r>
      <w:del w:id="89" w:author="Sorel De Leon Vergara" w:date="2025-09-28T14:55:00Z" w16du:dateUtc="2025-09-28T04:55:00Z">
        <w:r w:rsidDel="006935A7">
          <w:rPr>
            <w:rFonts w:ascii="Times New Roman" w:hAnsi="Times New Roman" w:cs="Times New Roman"/>
            <w:sz w:val="24"/>
          </w:rPr>
          <w:delText>exhibit</w:delText>
        </w:r>
      </w:del>
      <w:ins w:id="90" w:author="Sorel De Leon Vergara" w:date="2025-09-28T14:55:00Z" w16du:dateUtc="2025-09-28T04:55:00Z">
        <w:r w:rsidR="006935A7">
          <w:rPr>
            <w:rFonts w:ascii="Times New Roman" w:hAnsi="Times New Roman" w:cs="Times New Roman"/>
            <w:sz w:val="24"/>
          </w:rPr>
          <w:t>show</w:t>
        </w:r>
      </w:ins>
      <w:r>
        <w:rPr>
          <w:rFonts w:ascii="Times New Roman" w:hAnsi="Times New Roman" w:cs="Times New Roman"/>
          <w:sz w:val="24"/>
        </w:rPr>
        <w:t xml:space="preserve"> high charge injection capacities up to 4.1 mC/cm</w:t>
      </w:r>
      <w:r>
        <w:rPr>
          <w:rFonts w:ascii="Times New Roman" w:hAnsi="Times New Roman" w:cs="Times New Roman"/>
          <w:sz w:val="24"/>
          <w:vertAlign w:val="superscript"/>
        </w:rPr>
        <w:t>2</w:t>
      </w:r>
      <w:r>
        <w:rPr>
          <w:rFonts w:ascii="Times New Roman" w:hAnsi="Times New Roman" w:cs="Times New Roman"/>
          <w:sz w:val="24"/>
        </w:rPr>
        <w:t xml:space="preserve"> and suitable </w:t>
      </w:r>
      <w:proofErr w:type="spellStart"/>
      <w:r>
        <w:rPr>
          <w:rFonts w:ascii="Times New Roman" w:hAnsi="Times New Roman" w:cs="Times New Roman"/>
          <w:sz w:val="24"/>
        </w:rPr>
        <w:t>optoelectrochemical</w:t>
      </w:r>
      <w:proofErr w:type="spellEnd"/>
      <w:r>
        <w:rPr>
          <w:rFonts w:ascii="Times New Roman" w:hAnsi="Times New Roman" w:cs="Times New Roman"/>
          <w:sz w:val="24"/>
        </w:rPr>
        <w:t xml:space="preserve"> properties for neural stimulation</w:t>
      </w:r>
      <w:del w:id="91" w:author="Sorel De Leon Vergara" w:date="2025-09-28T14:55:00Z" w16du:dateUtc="2025-09-28T04:55:00Z">
        <w:r w:rsidDel="006935A7">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PEVuZE5vdGU+PENpdGU+PEF1dGhvcj5GYWxhaGF0ZG9vc3Q8L0F1dGhvcj48WWVhcj4yMDIxPC9Z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PEVuZE5vdGU+PENpdGU+PEF1dGhvcj5GYWxhaGF0ZG9vc3Q8L0F1dGhvcj48WWVhcj4yMDIxPC9Z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[58, 59]</w:t>
      </w:r>
      <w:r>
        <w:rPr>
          <w:rFonts w:ascii="Times New Roman" w:hAnsi="Times New Roman" w:cs="Times New Roman"/>
          <w:sz w:val="24"/>
        </w:rPr>
        <w:fldChar w:fldCharType="end"/>
      </w:r>
      <w:ins w:id="92" w:author="Sorel De Leon Vergara" w:date="2025-09-28T14:55:00Z" w16du:dateUtc="2025-09-28T04:55:00Z">
        <w:r w:rsidR="006935A7">
          <w:rPr>
            <w:rFonts w:ascii="Times New Roman" w:hAnsi="Times New Roman" w:cs="Times New Roman"/>
            <w:sz w:val="24"/>
          </w:rPr>
          <w:t>.</w:t>
        </w:r>
      </w:ins>
      <w:r>
        <w:rPr>
          <w:rFonts w:ascii="Times New Roman" w:hAnsi="Times New Roman" w:cs="Times New Roman"/>
          <w:sz w:val="24"/>
        </w:rPr>
        <w:t xml:space="preserve"> Therefore, they have been used as the core electrode material in a high-acuity retinal implant for vision restoration</w:t>
      </w:r>
      <w:del w:id="93" w:author="Sorel De Leon Vergara" w:date="2025-09-28T14:56:00Z" w16du:dateUtc="2025-09-28T04:56:00Z">
        <w:r w:rsidDel="0014269A">
          <w:rPr>
            <w:rFonts w:ascii="Times New Roman" w:hAnsi="Times New Roman" w:cs="Times New Roman"/>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&lt;EndNote&gt;&lt;Cite&gt;&lt;Author&gt;Stamp&lt;/Author&gt;&lt;Year&gt;2020&lt;/Year&gt;&lt;RecNum&gt;35&lt;/RecNum&gt;&lt;DisplayText&gt;[60]&lt;/DisplayText&gt;&lt;record&gt;&lt;rec-number&gt;35&lt;/rec-number&gt;&lt;foreign-keys&gt;&lt;key app="EN" db-id="2rrpazwaferdrnezvfhxvxsyrzp5dzp25dtd" timestamp="1697365263"&gt;35&lt;/key&gt;&lt;/foreign-keys&gt;&lt;ref-type name="Journal Article"&gt;17&lt;/ref-type&gt;&lt;contributors&gt;&lt;authors&gt;&lt;author&gt;Stamp, M. E. M.&lt;/author&gt;&lt;author&gt;Tong, W.&lt;/author&gt;&lt;author&gt;Ganesan, K.&lt;/author&gt;&lt;author&gt;Prawer, S.&lt;/author&gt;&lt;author&gt;Ibbotson, M. R.&lt;/author&gt;&lt;author&gt;Garrett, D. J.&lt;/author&gt;&lt;/authors&gt;&lt;/contributors&gt;&lt;auth-address&gt;Univ Melbourne, Sch Phys, Melbourne, Vic 3010, Australia&amp;#xD;Univ Melbourne, Melbourne Sch Hlth Sci, Dept Optometry &amp;amp; Vis Sci, Melbourne, Vic 3010, Australia&amp;#xD;Natl Vis Res Inst, Australian Coll Optometry, Carlton, Vic 3053, Australia&lt;/auth-address&gt;&lt;titles&gt;&lt;title&gt;3D Diamond Electrode Array for High-Acuity Stimulation in Neural Tissue&lt;/title&gt;&lt;secondary-title&gt;Acs Applied Bio Materials&lt;/secondary-title&gt;&lt;alt-title&gt;Acs Appl Bio Mater&lt;/alt-title&gt;&lt;/titles&gt;&lt;periodical&gt;&lt;full-title&gt;ACS Applied Bio Materials&lt;/full-title&gt;&lt;/periodical&gt;&lt;alt-periodical&gt;&lt;full-title&gt;ACS Appl Bio Mater&lt;/full-title&gt;&lt;/alt-periodical&gt;&lt;pages&gt;1544-1552&lt;/pages&gt;&lt;volume&gt;3&lt;/volume&gt;&lt;number&gt;3&lt;/number&gt;&lt;keywords&gt;&lt;keyword&gt;retinal prostheses&lt;/keyword&gt;&lt;keyword&gt;microelectronic array&lt;/keyword&gt;&lt;keyword&gt;nanodiamond&lt;/keyword&gt;&lt;keyword&gt;conductive diamond&lt;/keyword&gt;&lt;keyword&gt;neural stimulation&lt;/keyword&gt;&lt;keyword&gt;electrical-stimulation&lt;/keyword&gt;&lt;keyword&gt;ganglion-cells&lt;/keyword&gt;&lt;keyword&gt;brain&lt;/keyword&gt;&lt;keyword&gt;fabrication&lt;/keyword&gt;&lt;keyword&gt;system&lt;/keyword&gt;&lt;keyword&gt;trial&lt;/keyword&gt;&lt;/keywords&gt;&lt;dates&gt;&lt;year&gt;2020&lt;/year&gt;&lt;pub-dates&gt;&lt;date&gt;Mar 16&lt;/date&gt;&lt;/pub-dates&gt;&lt;/dates&gt;&lt;isbn&gt;2576-6422&lt;/isbn&gt;&lt;accession-num&gt;WOS:000604585600022&lt;/accession-num&gt;&lt;urls&gt;&lt;related-urls&gt;&lt;url&gt;&amp;lt;Go to ISI&amp;gt;://WOS:000604585600022&lt;/url&gt;&lt;/related-urls&gt;&lt;/urls&gt;&lt;electronic-resource-num&gt;10.1021/acsabm.9b01165&lt;/electronic-resource-num&gt;&lt;language&gt;English&lt;/language&gt;&lt;/record&gt;&lt;/Cite&gt;&lt;/EndNote&gt;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[60]</w:t>
      </w:r>
      <w:r>
        <w:rPr>
          <w:rFonts w:ascii="Times New Roman" w:hAnsi="Times New Roman" w:cs="Times New Roman"/>
          <w:sz w:val="24"/>
        </w:rPr>
        <w:fldChar w:fldCharType="end"/>
      </w:r>
      <w:ins w:id="94" w:author="Sorel De Leon Vergara" w:date="2025-09-28T14:56:00Z" w16du:dateUtc="2025-09-28T04:56:00Z">
        <w:r w:rsidR="0014269A">
          <w:rPr>
            <w:rFonts w:ascii="Times New Roman" w:hAnsi="Times New Roman" w:cs="Times New Roman"/>
            <w:sz w:val="24"/>
          </w:rPr>
          <w:t>.</w:t>
        </w:r>
      </w:ins>
      <w:r>
        <w:rPr>
          <w:rFonts w:ascii="Times New Roman" w:hAnsi="Times New Roman" w:cs="Times New Roman"/>
          <w:sz w:val="24"/>
        </w:rPr>
        <w:t xml:space="preserve"> </w:t>
      </w:r>
      <w:r>
        <w:rPr>
          <w:rFonts w:ascii="Times New Roman" w:hAnsi="Times New Roman" w:cs="Times New Roman"/>
          <w:sz w:val="24"/>
          <w:lang w:val="en-AU"/>
        </w:rPr>
        <w:t>NUNCD</w:t>
      </w:r>
      <w:r>
        <w:rPr>
          <w:rFonts w:ascii="Times New Roman" w:hAnsi="Times New Roman" w:cs="Times New Roman"/>
          <w:sz w:val="24"/>
        </w:rPr>
        <w:t xml:space="preserve"> electrodes are also capable of recording single-unit in vitro from the retina, and local field potentials in vivo from the visual cortex</w:t>
      </w:r>
      <w:del w:id="95" w:author="Sorel De Leon Vergara" w:date="2025-09-28T14:56:00Z" w16du:dateUtc="2025-09-28T04:56:00Z">
        <w:r w:rsidDel="0014269A">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PEVuZE5vdGU+PENpdGU+PEF1dGhvcj5Xb25nPC9BdXRob3I+PFllYXI+MjAxODwvWWVhcj48UmVj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PEVuZE5vdGU+PENpdGU+PEF1dGhvcj5Xb25nPC9BdXRob3I+PFllYXI+MjAxODwvWWVhcj48UmVj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[61]</w:t>
      </w:r>
      <w:r>
        <w:rPr>
          <w:rFonts w:ascii="Times New Roman" w:hAnsi="Times New Roman" w:cs="Times New Roman"/>
          <w:sz w:val="24"/>
        </w:rPr>
        <w:fldChar w:fldCharType="end"/>
      </w:r>
      <w:ins w:id="96" w:author="Sorel De Leon Vergara" w:date="2025-09-28T14:56:00Z" w16du:dateUtc="2025-09-28T04:56:00Z">
        <w:r w:rsidR="0014269A">
          <w:rPr>
            <w:rFonts w:ascii="Times New Roman" w:hAnsi="Times New Roman" w:cs="Times New Roman"/>
            <w:sz w:val="24"/>
          </w:rPr>
          <w:t>.</w:t>
        </w:r>
      </w:ins>
      <w:r>
        <w:rPr>
          <w:rFonts w:ascii="Times New Roman" w:hAnsi="Times New Roman" w:cs="Times New Roman"/>
          <w:sz w:val="24"/>
        </w:rPr>
        <w:t xml:space="preserve"> </w:t>
      </w:r>
      <w:del w:id="97" w:author="Sorel De Leon Vergara" w:date="2025-09-28T14:56:00Z" w16du:dateUtc="2025-09-28T04:56:00Z">
        <w:r w:rsidDel="00516D46">
          <w:rPr>
            <w:rFonts w:ascii="Times New Roman" w:hAnsi="Times New Roman" w:cs="Times New Roman"/>
            <w:sz w:val="24"/>
          </w:rPr>
          <w:delText>For</w:delText>
        </w:r>
      </w:del>
      <w:ins w:id="98" w:author="Sorel De Leon Vergara" w:date="2025-09-28T14:56:00Z" w16du:dateUtc="2025-09-28T04:56:00Z">
        <w:r w:rsidR="00516D46">
          <w:rPr>
            <w:rFonts w:ascii="Times New Roman" w:hAnsi="Times New Roman" w:cs="Times New Roman"/>
            <w:sz w:val="24"/>
          </w:rPr>
          <w:t>For</w:t>
        </w:r>
      </w:ins>
      <w:r>
        <w:rPr>
          <w:rFonts w:ascii="Times New Roman" w:hAnsi="Times New Roman" w:cs="Times New Roman"/>
          <w:sz w:val="24"/>
        </w:rPr>
        <w:t xml:space="preserve"> </w:t>
      </w:r>
      <w:proofErr w:type="spellStart"/>
      <w:r>
        <w:rPr>
          <w:rFonts w:ascii="Times New Roman" w:hAnsi="Times New Roman" w:cs="Times New Roman"/>
          <w:sz w:val="24"/>
        </w:rPr>
        <w:t>neurochemical</w:t>
      </w:r>
      <w:proofErr w:type="spellEnd"/>
      <w:r>
        <w:rPr>
          <w:rFonts w:ascii="Times New Roman" w:hAnsi="Times New Roman" w:cs="Times New Roman"/>
          <w:sz w:val="24"/>
        </w:rPr>
        <w:t xml:space="preserve"> sensing, </w:t>
      </w:r>
      <w:r>
        <w:rPr>
          <w:rFonts w:ascii="Times New Roman" w:hAnsi="Times New Roman" w:cs="Times New Roman"/>
          <w:sz w:val="24"/>
          <w:lang w:val="en-AU"/>
        </w:rPr>
        <w:t>NUNCD</w:t>
      </w:r>
      <w:r>
        <w:rPr>
          <w:rFonts w:ascii="Times New Roman" w:hAnsi="Times New Roman" w:cs="Times New Roman"/>
          <w:sz w:val="24"/>
        </w:rPr>
        <w:t xml:space="preserve"> electrodes were previously reported for the simultaneous detection of dopamine, ascorbic acid, and uric acid</w:t>
      </w:r>
      <w:del w:id="99" w:author="Sorel De Leon Vergara" w:date="2025-09-28T14:56:00Z" w16du:dateUtc="2025-09-28T04:56:00Z">
        <w:r w:rsidDel="00516D46">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PEVuZE5vdGU+PENpdGU+PEF1dGhvcj5TaGFsaW5pPC9BdXRob3I+PFllYXI+MjAxMzwvWWVhcj48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PEVuZE5vdGU+PENpdGU+PEF1dGhvcj5TaGFsaW5pPC9BdXRob3I+PFllYXI+MjAxMzwvWWVhcj48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[62, 63]</w:t>
      </w:r>
      <w:r>
        <w:rPr>
          <w:rFonts w:ascii="Times New Roman" w:hAnsi="Times New Roman" w:cs="Times New Roman"/>
          <w:sz w:val="24"/>
        </w:rPr>
        <w:fldChar w:fldCharType="end"/>
      </w:r>
      <w:ins w:id="100" w:author="Sorel De Leon Vergara" w:date="2025-09-28T14:56:00Z" w16du:dateUtc="2025-09-28T04:56:00Z">
        <w:r w:rsidR="00516D46">
          <w:rPr>
            <w:rFonts w:ascii="Times New Roman" w:hAnsi="Times New Roman" w:cs="Times New Roman"/>
            <w:sz w:val="24"/>
          </w:rPr>
          <w:t>.</w:t>
        </w:r>
      </w:ins>
    </w:p>
    <w:p w14:paraId="255ABED9" w14:textId="77777777" w:rsidR="00907807" w:rsidRDefault="00907807">
      <w:pPr>
        <w:rPr>
          <w:rFonts w:ascii="Times New Roman" w:hAnsi="Times New Roman" w:cs="Times New Roman"/>
          <w:sz w:val="24"/>
        </w:rPr>
      </w:pPr>
    </w:p>
    <w:p w14:paraId="2F291DD7" w14:textId="59BDC826" w:rsidR="00907807" w:rsidRDefault="000A1646">
      <w:pPr>
        <w:rPr>
          <w:rFonts w:ascii="Times New Roman" w:hAnsi="Times New Roman" w:cs="Times New Roman"/>
          <w:sz w:val="24"/>
        </w:rPr>
      </w:pPr>
      <w:r>
        <w:rPr>
          <w:rFonts w:ascii="Times New Roman" w:hAnsi="Times New Roman" w:cs="Times New Roman"/>
          <w:sz w:val="24"/>
        </w:rPr>
        <w:t xml:space="preserve">Despite these advantages, </w:t>
      </w:r>
      <w:r>
        <w:rPr>
          <w:rFonts w:ascii="Times New Roman" w:hAnsi="Times New Roman" w:cs="Times New Roman"/>
          <w:sz w:val="24"/>
          <w:lang w:val="en-AU"/>
        </w:rPr>
        <w:t>NUNCD</w:t>
      </w:r>
      <w:r>
        <w:rPr>
          <w:rFonts w:ascii="Times New Roman" w:hAnsi="Times New Roman" w:cs="Times New Roman"/>
          <w:sz w:val="24"/>
        </w:rPr>
        <w:t xml:space="preserve"> electrodes have been primarily fabricated on rigid substrates, such as silicon and polycrystalline diamond</w:t>
      </w:r>
      <w:del w:id="101" w:author="Sorel De Leon Vergara" w:date="2025-09-28T14:57:00Z" w16du:dateUtc="2025-09-28T04:57:00Z">
        <w:r w:rsidDel="00EB0FE1">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PEVuZE5vdGU+PENpdGU+PEF1dGhvcj5HYXJyZXR0PC9BdXRob3I+PFllYXI+MjAxMjwvWWVhcj48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PEVuZE5vdGU+PENpdGU+PEF1dGhvcj5HYXJyZXR0PC9BdXRob3I+PFllYXI+MjAxMjwvWWVhcj48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[54, 59, 64]</w:t>
      </w:r>
      <w:r>
        <w:rPr>
          <w:rFonts w:ascii="Times New Roman" w:hAnsi="Times New Roman" w:cs="Times New Roman"/>
          <w:sz w:val="24"/>
        </w:rPr>
        <w:fldChar w:fldCharType="end"/>
      </w:r>
      <w:ins w:id="102" w:author="Sorel De Leon Vergara" w:date="2025-09-28T14:57:00Z" w16du:dateUtc="2025-09-28T04:57:00Z">
        <w:r w:rsidR="00EB0FE1">
          <w:rPr>
            <w:rFonts w:ascii="Times New Roman" w:hAnsi="Times New Roman" w:cs="Times New Roman"/>
            <w:sz w:val="24"/>
          </w:rPr>
          <w:t>.</w:t>
        </w:r>
      </w:ins>
      <w:r>
        <w:rPr>
          <w:rFonts w:ascii="Times New Roman" w:hAnsi="Times New Roman" w:cs="Times New Roman"/>
          <w:sz w:val="24"/>
        </w:rPr>
        <w:t xml:space="preserve"> Although effective in acute preparations, concerns remain when using these electrodes in chronic applications. While flexible microelectrodes based on boron-doped diamond have been </w:t>
      </w:r>
      <w:commentRangeStart w:id="103"/>
      <w:r>
        <w:rPr>
          <w:rFonts w:ascii="Times New Roman" w:hAnsi="Times New Roman" w:cs="Times New Roman"/>
          <w:sz w:val="24"/>
        </w:rPr>
        <w:t>explored</w:t>
      </w:r>
      <w:commentRangeEnd w:id="103"/>
      <w:r w:rsidR="001023E3">
        <w:rPr>
          <w:rStyle w:val="CommentReference"/>
        </w:rPr>
        <w:commentReference w:id="103"/>
      </w:r>
      <w:ins w:id="104" w:author="Sorel De Leon Vergara" w:date="2025-09-28T14:57:00Z" w16du:dateUtc="2025-09-28T04:57:00Z">
        <w:r w:rsidR="004F182D">
          <w:rPr>
            <w:rFonts w:ascii="Times New Roman" w:hAnsi="Times New Roman" w:cs="Times New Roman"/>
            <w:sz w:val="24"/>
          </w:rPr>
          <w:fldChar w:fldCharType="begin">
            <w:fldData xml:space="preserve">PEVuZE5vdGU+PENpdGU+PEF1dGhvcj5GYW48L0F1dGhvcj48WWVhcj4yMDIwPC9ZZWFyPjxSZWNO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</w:fldData>
          </w:fldChar>
        </w:r>
        <w:r w:rsidR="004F182D">
          <w:rPr>
            <w:rFonts w:ascii="Times New Roman" w:hAnsi="Times New Roman" w:cs="Times New Roman"/>
            <w:sz w:val="24"/>
          </w:rPr>
          <w:instrText xml:space="preserve"> ADDIN EN.CITE </w:instrText>
        </w:r>
        <w:r w:rsidR="004F182D">
          <w:rPr>
            <w:rFonts w:ascii="Times New Roman" w:hAnsi="Times New Roman" w:cs="Times New Roman"/>
            <w:sz w:val="24"/>
          </w:rPr>
          <w:fldChar w:fldCharType="begin">
            <w:fldData xml:space="preserve">PEVuZE5vdGU+PENpdGU+PEF1dGhvcj5GYW48L0F1dGhvcj48WWVhcj4yMDIwPC9ZZWFyPjxSZWNO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</w:fldData>
          </w:fldChar>
        </w:r>
        <w:r w:rsidR="004F182D">
          <w:rPr>
            <w:rFonts w:ascii="Times New Roman" w:hAnsi="Times New Roman" w:cs="Times New Roman"/>
            <w:sz w:val="24"/>
          </w:rPr>
          <w:instrText xml:space="preserve"> ADDIN EN.CITE.DATA </w:instrText>
        </w:r>
        <w:r w:rsidR="004F182D">
          <w:rPr>
            <w:rFonts w:ascii="Times New Roman" w:hAnsi="Times New Roman" w:cs="Times New Roman"/>
            <w:sz w:val="24"/>
          </w:rPr>
        </w:r>
        <w:r w:rsidR="004F182D">
          <w:rPr>
            <w:rFonts w:ascii="Times New Roman" w:hAnsi="Times New Roman" w:cs="Times New Roman"/>
            <w:sz w:val="24"/>
          </w:rPr>
          <w:fldChar w:fldCharType="end"/>
        </w:r>
        <w:r w:rsidR="004F182D">
          <w:rPr>
            <w:rFonts w:ascii="Times New Roman" w:hAnsi="Times New Roman" w:cs="Times New Roman"/>
            <w:sz w:val="24"/>
          </w:rPr>
        </w:r>
        <w:r w:rsidR="004F182D">
          <w:rPr>
            <w:rFonts w:ascii="Times New Roman" w:hAnsi="Times New Roman" w:cs="Times New Roman"/>
            <w:sz w:val="24"/>
          </w:rPr>
          <w:fldChar w:fldCharType="separate"/>
        </w:r>
        <w:r w:rsidR="004F182D">
          <w:rPr>
            <w:rFonts w:ascii="Times New Roman" w:hAnsi="Times New Roman" w:cs="Times New Roman"/>
            <w:sz w:val="24"/>
          </w:rPr>
          <w:t>[65-67]</w:t>
        </w:r>
        <w:r w:rsidR="004F182D">
          <w:rPr>
            <w:rFonts w:ascii="Times New Roman" w:hAnsi="Times New Roman" w:cs="Times New Roman"/>
            <w:sz w:val="24"/>
          </w:rPr>
          <w:fldChar w:fldCharType="end"/>
        </w:r>
      </w:ins>
      <w:r>
        <w:rPr>
          <w:rFonts w:ascii="Times New Roman" w:hAnsi="Times New Roman" w:cs="Times New Roman"/>
          <w:sz w:val="24"/>
        </w:rPr>
        <w:t xml:space="preserve">, few studies have investigated the fabrication of flexible </w:t>
      </w:r>
      <w:r>
        <w:rPr>
          <w:rFonts w:ascii="Times New Roman" w:hAnsi="Times New Roman" w:cs="Times New Roman"/>
          <w:sz w:val="24"/>
          <w:lang w:val="en-AU"/>
        </w:rPr>
        <w:t>NUNCD</w:t>
      </w:r>
      <w:r>
        <w:rPr>
          <w:rFonts w:ascii="Times New Roman" w:hAnsi="Times New Roman" w:cs="Times New Roman"/>
          <w:sz w:val="24"/>
        </w:rPr>
        <w:t xml:space="preserve"> surface electrodes</w:t>
      </w:r>
      <w:ins w:id="105" w:author="Sorel De Leon Vergara" w:date="2025-09-28T14:59:00Z" w16du:dateUtc="2025-09-28T04:59:00Z">
        <w:r w:rsidR="00606C67">
          <w:rPr>
            <w:rFonts w:ascii="Times New Roman" w:hAnsi="Times New Roman" w:cs="Times New Roman"/>
            <w:sz w:val="24"/>
          </w:rPr>
          <w:t>[</w:t>
        </w:r>
        <w:r w:rsidR="00606C67" w:rsidRPr="00606C67">
          <w:rPr>
            <w:rFonts w:ascii="Times New Roman" w:hAnsi="Times New Roman" w:cs="Times New Roman"/>
            <w:sz w:val="24"/>
            <w:highlight w:val="yellow"/>
            <w:rPrChange w:id="106" w:author="Sorel De Leon Vergara" w:date="2025-09-28T14:59:00Z" w16du:dateUtc="2025-09-28T04:59:00Z">
              <w:rPr>
                <w:rFonts w:ascii="Times New Roman" w:hAnsi="Times New Roman" w:cs="Times New Roman"/>
                <w:sz w:val="24"/>
              </w:rPr>
            </w:rPrChange>
          </w:rPr>
          <w:t>ref</w:t>
        </w:r>
        <w:r w:rsidR="00606C67">
          <w:rPr>
            <w:rFonts w:ascii="Times New Roman" w:hAnsi="Times New Roman" w:cs="Times New Roman"/>
            <w:sz w:val="24"/>
          </w:rPr>
          <w:t>]. C</w:t>
        </w:r>
      </w:ins>
      <w:del w:id="107" w:author="Sorel De Leon Vergara" w:date="2025-09-28T14:57:00Z" w16du:dateUtc="2025-09-28T04:57:00Z">
        <w:r w:rsidDel="004F182D">
          <w:rPr>
            <w:rFonts w:ascii="Times New Roman" w:hAnsi="Times New Roman" w:cs="Times New Roman"/>
            <w:sz w:val="24"/>
          </w:rPr>
          <w:delText>.</w:delText>
        </w:r>
        <w:r w:rsidDel="004F182D">
          <w:rPr>
            <w:rFonts w:ascii="Times New Roman" w:hAnsi="Times New Roman" w:cs="Times New Roman"/>
            <w:sz w:val="24"/>
          </w:rPr>
          <w:fldChar w:fldCharType="begin">
            <w:fldData xml:space="preserve">PEVuZE5vdGU+PENpdGU+PEF1dGhvcj5GYW48L0F1dGhvcj48WWVhcj4yMDIwPC9ZZWFyPjxSZWNO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</w:fldData>
          </w:fldChar>
        </w:r>
        <w:r w:rsidDel="004F182D">
          <w:rPr>
            <w:rFonts w:ascii="Times New Roman" w:hAnsi="Times New Roman" w:cs="Times New Roman"/>
            <w:sz w:val="24"/>
          </w:rPr>
          <w:delInstrText xml:space="preserve"> ADDIN EN.CITE </w:delInstrText>
        </w:r>
        <w:r w:rsidDel="004F182D">
          <w:rPr>
            <w:rFonts w:ascii="Times New Roman" w:hAnsi="Times New Roman" w:cs="Times New Roman"/>
            <w:sz w:val="24"/>
          </w:rPr>
          <w:fldChar w:fldCharType="begin">
            <w:fldData xml:space="preserve">PEVuZE5vdGU+PENpdGU+PEF1dGhvcj5GYW48L0F1dGhvcj48WWVhcj4yMDIwPC9ZZWFyPjxSZWNO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</w:fldData>
          </w:fldChar>
        </w:r>
        <w:r w:rsidDel="004F182D">
          <w:rPr>
            <w:rFonts w:ascii="Times New Roman" w:hAnsi="Times New Roman" w:cs="Times New Roman"/>
            <w:sz w:val="24"/>
          </w:rPr>
          <w:delInstrText xml:space="preserve"> ADDIN EN.CITE.DATA </w:delInstrText>
        </w:r>
        <w:r w:rsidDel="004F182D">
          <w:rPr>
            <w:rFonts w:ascii="Times New Roman" w:hAnsi="Times New Roman" w:cs="Times New Roman"/>
            <w:sz w:val="24"/>
          </w:rPr>
        </w:r>
        <w:r w:rsidDel="004F182D">
          <w:rPr>
            <w:rFonts w:ascii="Times New Roman" w:hAnsi="Times New Roman" w:cs="Times New Roman"/>
            <w:sz w:val="24"/>
          </w:rPr>
          <w:fldChar w:fldCharType="end"/>
        </w:r>
        <w:r w:rsidDel="004F182D">
          <w:rPr>
            <w:rFonts w:ascii="Times New Roman" w:hAnsi="Times New Roman" w:cs="Times New Roman"/>
            <w:sz w:val="24"/>
          </w:rPr>
        </w:r>
        <w:r w:rsidDel="004F182D">
          <w:rPr>
            <w:rFonts w:ascii="Times New Roman" w:hAnsi="Times New Roman" w:cs="Times New Roman"/>
            <w:sz w:val="24"/>
          </w:rPr>
          <w:fldChar w:fldCharType="separate"/>
        </w:r>
        <w:r w:rsidDel="004F182D">
          <w:rPr>
            <w:rFonts w:ascii="Times New Roman" w:hAnsi="Times New Roman" w:cs="Times New Roman"/>
            <w:sz w:val="24"/>
          </w:rPr>
          <w:delText>[65-67]</w:delText>
        </w:r>
        <w:r w:rsidDel="004F182D">
          <w:rPr>
            <w:rFonts w:ascii="Times New Roman" w:hAnsi="Times New Roman" w:cs="Times New Roman"/>
            <w:sz w:val="24"/>
          </w:rPr>
          <w:fldChar w:fldCharType="end"/>
        </w:r>
      </w:del>
      <w:del w:id="108" w:author="Sorel De Leon Vergara" w:date="2025-09-28T14:59:00Z" w16du:dateUtc="2025-09-28T04:59:00Z">
        <w:r w:rsidDel="00606C67">
          <w:rPr>
            <w:rFonts w:ascii="Times New Roman" w:hAnsi="Times New Roman" w:cs="Times New Roman"/>
            <w:sz w:val="24"/>
          </w:rPr>
          <w:delText xml:space="preserve"> C</w:delText>
        </w:r>
      </w:del>
      <w:r>
        <w:rPr>
          <w:rFonts w:ascii="Times New Roman" w:hAnsi="Times New Roman" w:cs="Times New Roman"/>
          <w:sz w:val="24"/>
        </w:rPr>
        <w:t>ompared to the boron-doped diamond, of which is either polycrystalline or nanocrystalline</w:t>
      </w:r>
      <w:r>
        <w:rPr>
          <w:rFonts w:ascii="Times New Roman" w:hAnsi="Times New Roman" w:cs="Times New Roman"/>
          <w:sz w:val="24"/>
        </w:rPr>
        <w:fldChar w:fldCharType="begin">
          <w:fldData xml:space="preserve">PEVuZE5vdGU+PENpdGU+PEF1dGhvcj5GYW48L0F1dGhvcj48WWVhcj4yMDIwPC9ZZWFyPjxSZWNO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PEVuZE5vdGU+PENpdGU+PEF1dGhvcj5GYW48L0F1dGhvcj48WWVhcj4yMDIwPC9ZZWFyPjxSZWNO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[65-67]</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sz w:val="24"/>
          <w:lang w:val="en-AU"/>
        </w:rPr>
        <w:t>NUNCD</w:t>
      </w:r>
      <w:r>
        <w:rPr>
          <w:rFonts w:ascii="Times New Roman" w:hAnsi="Times New Roman" w:cs="Times New Roman"/>
          <w:sz w:val="24"/>
        </w:rPr>
        <w:t xml:space="preserve"> exhibits smaller grain sizes, which may offer improved mechanical compliance with flexible substrates and therefore be more resistant to cracking during bending or deformation.</w:t>
      </w:r>
    </w:p>
    <w:p w14:paraId="34DFDA41" w14:textId="77777777" w:rsidR="00907807" w:rsidRDefault="00907807">
      <w:pPr>
        <w:rPr>
          <w:rFonts w:ascii="Times New Roman" w:hAnsi="Times New Roman" w:cs="Times New Roman"/>
          <w:sz w:val="24"/>
        </w:rPr>
      </w:pPr>
    </w:p>
    <w:bookmarkEnd w:id="12"/>
    <w:p w14:paraId="735DCF08" w14:textId="77777777" w:rsidR="00907807" w:rsidRDefault="000A1646">
      <w:pPr>
        <w:rPr>
          <w:rFonts w:ascii="Times New Roman" w:hAnsi="Times New Roman" w:cs="Times New Roman"/>
          <w:sz w:val="24"/>
        </w:rPr>
      </w:pPr>
      <w:r>
        <w:rPr>
          <w:rFonts w:ascii="Times New Roman" w:hAnsi="Times New Roman" w:cs="Times New Roman"/>
          <w:sz w:val="24"/>
        </w:rPr>
        <w:t xml:space="preserve">In this work, we report a new class of flexible neural interface electrodes created by depositing </w:t>
      </w:r>
      <w:r>
        <w:rPr>
          <w:rFonts w:ascii="Times New Roman" w:hAnsi="Times New Roman" w:cs="Times New Roman"/>
          <w:sz w:val="24"/>
          <w:lang w:val="en-AU"/>
        </w:rPr>
        <w:t>NUNCD</w:t>
      </w:r>
      <w:r>
        <w:rPr>
          <w:rFonts w:ascii="Times New Roman" w:hAnsi="Times New Roman" w:cs="Times New Roman"/>
          <w:sz w:val="24"/>
        </w:rPr>
        <w:t xml:space="preserve"> on carbon nanotube (CNT) mats. CNT mats serve as a lightweight, flexible, shapeable, and mechanically robust scaffold that accommodates the deposition </w:t>
      </w:r>
      <w:r>
        <w:rPr>
          <w:rFonts w:ascii="Times New Roman" w:hAnsi="Times New Roman" w:cs="Times New Roman"/>
          <w:sz w:val="24"/>
        </w:rPr>
        <w:lastRenderedPageBreak/>
        <w:t xml:space="preserve">of a conformal </w:t>
      </w:r>
      <w:r>
        <w:rPr>
          <w:rFonts w:ascii="Times New Roman" w:hAnsi="Times New Roman" w:cs="Times New Roman"/>
          <w:sz w:val="24"/>
          <w:lang w:val="en-AU"/>
        </w:rPr>
        <w:t>NUNCD</w:t>
      </w:r>
      <w:r>
        <w:rPr>
          <w:rFonts w:ascii="Times New Roman" w:hAnsi="Times New Roman" w:cs="Times New Roman"/>
          <w:sz w:val="24"/>
        </w:rPr>
        <w:t xml:space="preserve"> layer. This hybrid architecture combines the stability, biocompatibility and electrochemical performance of diamond with the flexibility and tissue conformity required for high performance, long-lasting neural interfaces. We systematically evaluate</w:t>
      </w:r>
      <w:r>
        <w:rPr>
          <w:rFonts w:ascii="Times New Roman" w:hAnsi="Times New Roman" w:cs="Times New Roman" w:hint="eastAsia"/>
          <w:sz w:val="24"/>
        </w:rPr>
        <w:t>d</w:t>
      </w:r>
      <w:r>
        <w:rPr>
          <w:rFonts w:ascii="Times New Roman" w:hAnsi="Times New Roman" w:cs="Times New Roman"/>
          <w:sz w:val="24"/>
        </w:rPr>
        <w:t xml:space="preserve"> the morphology, composition, and electrochemical properties of the </w:t>
      </w:r>
      <w:r>
        <w:rPr>
          <w:rFonts w:ascii="Times New Roman" w:hAnsi="Times New Roman" w:cs="Times New Roman"/>
          <w:sz w:val="24"/>
          <w:lang w:val="en-AU"/>
        </w:rPr>
        <w:t>NUNCD</w:t>
      </w:r>
      <w:r>
        <w:rPr>
          <w:rFonts w:ascii="Times New Roman" w:hAnsi="Times New Roman" w:cs="Times New Roman"/>
          <w:sz w:val="24"/>
        </w:rPr>
        <w:t xml:space="preserve"> coated CNT electrodes and assess</w:t>
      </w:r>
      <w:r>
        <w:rPr>
          <w:rFonts w:ascii="Times New Roman" w:hAnsi="Times New Roman" w:cs="Times New Roman" w:hint="eastAsia"/>
          <w:sz w:val="24"/>
        </w:rPr>
        <w:t>ed</w:t>
      </w:r>
      <w:r>
        <w:rPr>
          <w:rFonts w:ascii="Times New Roman" w:hAnsi="Times New Roman" w:cs="Times New Roman"/>
          <w:sz w:val="24"/>
        </w:rPr>
        <w:t xml:space="preserve"> their biocompatibility using primary cortical neuron cultures. We further demonstrate</w:t>
      </w:r>
      <w:r>
        <w:rPr>
          <w:rFonts w:ascii="Times New Roman" w:hAnsi="Times New Roman" w:cs="Times New Roman" w:hint="eastAsia"/>
          <w:sz w:val="24"/>
        </w:rPr>
        <w:t>d</w:t>
      </w:r>
      <w:r>
        <w:rPr>
          <w:rFonts w:ascii="Times New Roman" w:hAnsi="Times New Roman" w:cs="Times New Roman"/>
          <w:sz w:val="24"/>
        </w:rPr>
        <w:t xml:space="preserve"> their functionality in modulating neural activity through retinal ganglion cell stimulation in the explanted retina, their capability for neural recording in the rat cortex, and their high sensitivity and stability for electrochemical detection of dopamine. Together, these results established flexible </w:t>
      </w:r>
      <w:r>
        <w:rPr>
          <w:rFonts w:ascii="Times New Roman" w:hAnsi="Times New Roman" w:cs="Times New Roman"/>
          <w:sz w:val="24"/>
          <w:lang w:val="en-AU"/>
        </w:rPr>
        <w:t>NUNCD/CNT</w:t>
      </w:r>
      <w:r>
        <w:rPr>
          <w:rFonts w:ascii="Times New Roman" w:hAnsi="Times New Roman" w:cs="Times New Roman"/>
          <w:sz w:val="24"/>
        </w:rPr>
        <w:t xml:space="preserve"> electrodes as a robust and multifunctional platform for advancing stable, biocompatible and adaptable neural interfaces.</w:t>
      </w:r>
    </w:p>
    <w:p w14:paraId="3A6A26EB" w14:textId="77777777" w:rsidR="00907807" w:rsidRDefault="00907807">
      <w:pPr>
        <w:rPr>
          <w:rFonts w:ascii="Times New Roman" w:hAnsi="Times New Roman" w:cs="Times New Roman"/>
          <w:sz w:val="24"/>
        </w:rPr>
      </w:pPr>
    </w:p>
    <w:p w14:paraId="3F32DD37" w14:textId="77777777" w:rsidR="00907807" w:rsidRDefault="000A1646">
      <w:pPr>
        <w:pStyle w:val="ListParagraph"/>
        <w:numPr>
          <w:ilvl w:val="0"/>
          <w:numId w:val="2"/>
        </w:numPr>
        <w:ind w:firstLineChars="0"/>
        <w:rPr>
          <w:rFonts w:ascii="Times New Roman" w:hAnsi="Times New Roman" w:cs="Times New Roman"/>
          <w:b/>
          <w:bCs/>
          <w:sz w:val="24"/>
        </w:rPr>
      </w:pPr>
      <w:r>
        <w:rPr>
          <w:rFonts w:ascii="Times New Roman" w:hAnsi="Times New Roman" w:cs="Times New Roman"/>
          <w:b/>
          <w:bCs/>
          <w:sz w:val="24"/>
        </w:rPr>
        <w:t>Materials and Methods</w:t>
      </w:r>
    </w:p>
    <w:p w14:paraId="1D5D658B" w14:textId="77777777" w:rsidR="00907807" w:rsidRDefault="00907807">
      <w:pPr>
        <w:rPr>
          <w:rFonts w:ascii="Times New Roman" w:hAnsi="Times New Roman" w:cs="Times New Roman"/>
          <w:sz w:val="24"/>
        </w:rPr>
      </w:pPr>
    </w:p>
    <w:p w14:paraId="230D41D1" w14:textId="77777777" w:rsidR="00907807" w:rsidRDefault="000A1646">
      <w:pPr>
        <w:pStyle w:val="ListParagraph"/>
        <w:numPr>
          <w:ilvl w:val="1"/>
          <w:numId w:val="2"/>
        </w:numPr>
        <w:ind w:firstLineChars="0"/>
        <w:rPr>
          <w:rFonts w:ascii="Times New Roman" w:hAnsi="Times New Roman" w:cs="Times New Roman"/>
          <w:b/>
          <w:bCs/>
          <w:sz w:val="24"/>
        </w:rPr>
      </w:pPr>
      <w:r>
        <w:rPr>
          <w:rFonts w:ascii="Times New Roman" w:hAnsi="Times New Roman" w:cs="Times New Roman"/>
          <w:b/>
          <w:bCs/>
          <w:sz w:val="24"/>
          <w:lang w:val="en-AU"/>
        </w:rPr>
        <w:t>NUNCD</w:t>
      </w:r>
      <w:r>
        <w:rPr>
          <w:rFonts w:ascii="Times New Roman" w:hAnsi="Times New Roman" w:cs="Times New Roman"/>
          <w:b/>
          <w:bCs/>
          <w:sz w:val="24"/>
        </w:rPr>
        <w:t xml:space="preserve"> deposition on CNT mats</w:t>
      </w:r>
    </w:p>
    <w:p w14:paraId="4EA2AADE" w14:textId="77777777" w:rsidR="00907807" w:rsidRDefault="00907807">
      <w:pPr>
        <w:rPr>
          <w:rFonts w:ascii="Times New Roman" w:hAnsi="Times New Roman" w:cs="Times New Roman"/>
          <w:sz w:val="24"/>
        </w:rPr>
      </w:pPr>
    </w:p>
    <w:p w14:paraId="5C6FC7FE" w14:textId="77777777" w:rsidR="00907807" w:rsidRDefault="000A1646">
      <w:pPr>
        <w:rPr>
          <w:rFonts w:ascii="Times New Roman" w:hAnsi="Times New Roman" w:cs="Times New Roman"/>
          <w:sz w:val="24"/>
        </w:rPr>
      </w:pPr>
      <w:r>
        <w:rPr>
          <w:rFonts w:ascii="Times New Roman" w:hAnsi="Times New Roman" w:cs="Times New Roman"/>
          <w:sz w:val="24"/>
        </w:rPr>
        <w:t>The CNT mats (</w:t>
      </w:r>
      <w:proofErr w:type="spellStart"/>
      <w:r>
        <w:rPr>
          <w:rFonts w:ascii="Times New Roman" w:hAnsi="Times New Roman" w:cs="Times New Roman"/>
          <w:sz w:val="24"/>
        </w:rPr>
        <w:t>Tortech</w:t>
      </w:r>
      <w:proofErr w:type="spellEnd"/>
      <w:r>
        <w:rPr>
          <w:rFonts w:ascii="Times New Roman" w:hAnsi="Times New Roman" w:cs="Times New Roman"/>
          <w:sz w:val="24"/>
        </w:rPr>
        <w:t xml:space="preserve"> NanoFibers) were treated with oxygen plasma in a </w:t>
      </w:r>
      <w:proofErr w:type="spellStart"/>
      <w:r>
        <w:rPr>
          <w:rFonts w:ascii="Times New Roman" w:hAnsi="Times New Roman" w:cs="Times New Roman"/>
          <w:sz w:val="24"/>
        </w:rPr>
        <w:t>Diener</w:t>
      </w:r>
      <w:proofErr w:type="spellEnd"/>
      <w:r>
        <w:rPr>
          <w:rFonts w:ascii="Times New Roman" w:hAnsi="Times New Roman" w:cs="Times New Roman"/>
          <w:sz w:val="24"/>
        </w:rPr>
        <w:t xml:space="preserve"> Femto Oxygen Plasma Cleaner with a 3:1 argon: oxygen plasma at 45 </w:t>
      </w:r>
      <w:proofErr w:type="spellStart"/>
      <w:r>
        <w:rPr>
          <w:rFonts w:ascii="Times New Roman" w:hAnsi="Times New Roman" w:cs="Times New Roman"/>
          <w:sz w:val="24"/>
        </w:rPr>
        <w:t>sccm</w:t>
      </w:r>
      <w:proofErr w:type="spellEnd"/>
      <w:r>
        <w:rPr>
          <w:rFonts w:ascii="Times New Roman" w:hAnsi="Times New Roman" w:cs="Times New Roman"/>
          <w:sz w:val="24"/>
        </w:rPr>
        <w:t xml:space="preserve"> for 10 min. They were then seeded with hydrogen-terminated nanodiamond solution for different periods between 3s and 12 hours before </w:t>
      </w:r>
      <w:r>
        <w:rPr>
          <w:rFonts w:ascii="Times New Roman" w:hAnsi="Times New Roman" w:cs="Times New Roman"/>
          <w:sz w:val="24"/>
          <w:lang w:val="en-AU"/>
        </w:rPr>
        <w:t>NUNCD</w:t>
      </w:r>
      <w:r>
        <w:rPr>
          <w:rFonts w:ascii="Times New Roman" w:hAnsi="Times New Roman" w:cs="Times New Roman"/>
          <w:sz w:val="24"/>
        </w:rPr>
        <w:t xml:space="preserve"> deposition. The hydrogen-terminated nanodiamond solution was prepared by first annealing </w:t>
      </w:r>
      <w:proofErr w:type="spellStart"/>
      <w:r>
        <w:rPr>
          <w:rFonts w:ascii="Times New Roman" w:hAnsi="Times New Roman" w:cs="Times New Roman"/>
          <w:sz w:val="24"/>
        </w:rPr>
        <w:t>nanodiamonds</w:t>
      </w:r>
      <w:proofErr w:type="spellEnd"/>
      <w:r>
        <w:rPr>
          <w:rFonts w:ascii="Times New Roman" w:hAnsi="Times New Roman" w:cs="Times New Roman"/>
          <w:sz w:val="24"/>
        </w:rPr>
        <w:t xml:space="preserve"> powder </w:t>
      </w:r>
      <w:r>
        <w:rPr>
          <w:rFonts w:ascii="Times New Roman" w:hAnsi="Times New Roman" w:cs="Times New Roman" w:hint="eastAsia"/>
          <w:sz w:val="24"/>
        </w:rPr>
        <w:t xml:space="preserve">from </w:t>
      </w:r>
      <w:r>
        <w:rPr>
          <w:rFonts w:ascii="Times New Roman" w:hAnsi="Times New Roman" w:cs="Times New Roman"/>
          <w:sz w:val="24"/>
        </w:rPr>
        <w:t>PlasmaChem GmbH</w:t>
      </w:r>
      <w:ins w:id="109" w:author="WPS_1687937929" w:date="2025-09-26T20:36:00Z">
        <w:r>
          <w:rPr>
            <w:rFonts w:ascii="Times New Roman" w:hAnsi="Times New Roman" w:cs="Times New Roman" w:hint="eastAsia"/>
            <w:sz w:val="24"/>
          </w:rPr>
          <w:t xml:space="preserve"> (Cat.No.: PL-D-G01-25g)</w:t>
        </w:r>
      </w:ins>
      <w:r>
        <w:rPr>
          <w:rFonts w:ascii="Times New Roman" w:hAnsi="Times New Roman" w:cs="Times New Roman"/>
          <w:sz w:val="24"/>
        </w:rPr>
        <w:t xml:space="preserve"> at 750 °C for 17 hours in argon and hydrogen forming gas (</w:t>
      </w:r>
      <w:proofErr w:type="spellStart"/>
      <w:r>
        <w:rPr>
          <w:rFonts w:ascii="Times New Roman" w:hAnsi="Times New Roman" w:cs="Times New Roman"/>
          <w:sz w:val="24"/>
        </w:rPr>
        <w:t>Coregas</w:t>
      </w:r>
      <w:proofErr w:type="spellEnd"/>
      <w:r>
        <w:rPr>
          <w:rFonts w:ascii="Times New Roman" w:hAnsi="Times New Roman" w:cs="Times New Roman"/>
          <w:sz w:val="24"/>
        </w:rPr>
        <w:t>) using the MTI Wall Furnace (OTF-1200X) and then dispersing the powder in Milli-Q water at a concentration of 1.5 mg/mL. After nanodiamond seeding, the samples were dried with nitrogen and then</w:t>
      </w:r>
      <w:r>
        <w:rPr>
          <w:rFonts w:ascii="Times New Roman" w:hAnsi="Times New Roman" w:cs="Times New Roman"/>
          <w:sz w:val="24"/>
          <w:lang w:val="en-AU"/>
        </w:rPr>
        <w:t xml:space="preserve"> </w:t>
      </w:r>
      <w:r>
        <w:rPr>
          <w:rFonts w:ascii="Times New Roman" w:hAnsi="Times New Roman" w:cs="Times New Roman"/>
          <w:sz w:val="24"/>
        </w:rPr>
        <w:t xml:space="preserve">the </w:t>
      </w:r>
      <w:r>
        <w:rPr>
          <w:rFonts w:ascii="Times New Roman" w:hAnsi="Times New Roman" w:cs="Times New Roman"/>
          <w:sz w:val="24"/>
          <w:lang w:val="en-AU"/>
        </w:rPr>
        <w:t>NUNCD</w:t>
      </w:r>
      <w:r>
        <w:rPr>
          <w:rFonts w:ascii="Times New Roman" w:hAnsi="Times New Roman" w:cs="Times New Roman"/>
          <w:sz w:val="24"/>
        </w:rPr>
        <w:t xml:space="preserve"> was deposited through the IPLAS 11 MPCVD system for 1 hour with 79% </w:t>
      </w:r>
      <w:proofErr w:type="spellStart"/>
      <w:r>
        <w:rPr>
          <w:rFonts w:ascii="Times New Roman" w:hAnsi="Times New Roman" w:cs="Times New Roman"/>
          <w:sz w:val="24"/>
        </w:rPr>
        <w:t>Ar</w:t>
      </w:r>
      <w:bookmarkStart w:id="110" w:name="OLE_LINK1"/>
      <w:proofErr w:type="spellEnd"/>
      <w:r>
        <w:rPr>
          <w:rFonts w:ascii="Times New Roman" w:hAnsi="Times New Roman" w:cs="Times New Roman"/>
          <w:sz w:val="24"/>
        </w:rPr>
        <w:t>,</w:t>
      </w:r>
      <w:bookmarkEnd w:id="110"/>
      <w:r>
        <w:rPr>
          <w:rFonts w:ascii="Times New Roman" w:hAnsi="Times New Roman" w:cs="Times New Roman"/>
          <w:sz w:val="24"/>
        </w:rPr>
        <w:t xml:space="preserve"> 20% N2, and 1% methane (all gases, BOC Australia, purity 99.999%). The stage temperature ranged from 550 °C to 850 °C, while the microwave plasma power was maintained at 1000 W and the pressure at 80 Torr. After NUNCD deposition, the NUNCD/CNT samples were oxygen annealed using pure oxygen (BOC Australia, purity </w:t>
      </w:r>
      <w:r>
        <w:rPr>
          <w:rFonts w:ascii="Times New Roman" w:hAnsi="Times New Roman" w:cs="Times New Roman"/>
          <w:sz w:val="24"/>
          <w:lang w:val="en-AU"/>
        </w:rPr>
        <w:t>99.999</w:t>
      </w:r>
      <w:r>
        <w:rPr>
          <w:rFonts w:ascii="Times New Roman" w:hAnsi="Times New Roman" w:cs="Times New Roman"/>
          <w:sz w:val="24"/>
        </w:rPr>
        <w:t>%) for 20 hours at 420 °C in the MTI Wall Furnace (OTF-1200X).</w:t>
      </w:r>
    </w:p>
    <w:p w14:paraId="11CF4687" w14:textId="77777777" w:rsidR="00907807" w:rsidRDefault="00907807">
      <w:pPr>
        <w:rPr>
          <w:rFonts w:ascii="Times New Roman" w:hAnsi="Times New Roman" w:cs="Times New Roman"/>
          <w:sz w:val="24"/>
        </w:rPr>
      </w:pPr>
    </w:p>
    <w:p w14:paraId="57D1667C" w14:textId="77777777" w:rsidR="00907807" w:rsidRDefault="000A1646">
      <w:pPr>
        <w:pStyle w:val="ListParagraph"/>
        <w:numPr>
          <w:ilvl w:val="1"/>
          <w:numId w:val="2"/>
        </w:numPr>
        <w:ind w:firstLineChars="0"/>
        <w:rPr>
          <w:rFonts w:ascii="Times New Roman" w:hAnsi="Times New Roman" w:cs="Times New Roman"/>
          <w:b/>
          <w:bCs/>
          <w:sz w:val="24"/>
        </w:rPr>
      </w:pPr>
      <w:r>
        <w:rPr>
          <w:rFonts w:ascii="Times New Roman" w:hAnsi="Times New Roman" w:cs="Times New Roman"/>
          <w:b/>
          <w:bCs/>
          <w:sz w:val="24"/>
        </w:rPr>
        <w:t>Physical characterization</w:t>
      </w:r>
    </w:p>
    <w:p w14:paraId="17558929" w14:textId="77777777" w:rsidR="00907807" w:rsidRDefault="00907807">
      <w:pPr>
        <w:rPr>
          <w:rFonts w:ascii="Times New Roman" w:hAnsi="Times New Roman" w:cs="Times New Roman"/>
          <w:sz w:val="24"/>
        </w:rPr>
      </w:pPr>
    </w:p>
    <w:p w14:paraId="29798E53" w14:textId="77777777" w:rsidR="00907807" w:rsidRDefault="000A1646">
      <w:pPr>
        <w:rPr>
          <w:rFonts w:ascii="Times New Roman" w:hAnsi="Times New Roman" w:cs="Times New Roman"/>
          <w:sz w:val="24"/>
        </w:rPr>
      </w:pPr>
      <w:r>
        <w:rPr>
          <w:rFonts w:ascii="Times New Roman" w:hAnsi="Times New Roman" w:cs="Times New Roman"/>
          <w:sz w:val="24"/>
        </w:rPr>
        <w:t xml:space="preserve">Scanning Electron Microscopy (SEM, FEI </w:t>
      </w:r>
      <w:proofErr w:type="spellStart"/>
      <w:r>
        <w:rPr>
          <w:rFonts w:ascii="Times New Roman" w:hAnsi="Times New Roman" w:cs="Times New Roman"/>
          <w:sz w:val="24"/>
        </w:rPr>
        <w:t>Teneo</w:t>
      </w:r>
      <w:proofErr w:type="spellEnd"/>
      <w:r>
        <w:rPr>
          <w:rFonts w:ascii="Times New Roman" w:hAnsi="Times New Roman" w:cs="Times New Roman"/>
          <w:sz w:val="24"/>
        </w:rPr>
        <w:t xml:space="preserve"> VolumeScope 3D SEW) was used to observe the surface morphology of CNT mats before and after </w:t>
      </w:r>
      <w:r>
        <w:rPr>
          <w:rFonts w:ascii="Times New Roman" w:hAnsi="Times New Roman" w:cs="Times New Roman"/>
          <w:sz w:val="24"/>
          <w:lang w:val="en-AU"/>
        </w:rPr>
        <w:t>NUNCD</w:t>
      </w:r>
      <w:r>
        <w:rPr>
          <w:rFonts w:ascii="Times New Roman" w:hAnsi="Times New Roman" w:cs="Times New Roman"/>
          <w:sz w:val="24"/>
        </w:rPr>
        <w:t xml:space="preserve"> deposition, using beam current and accelerating voltage at 50 pA and 10kV, respectively. Raman Spectroscopy (</w:t>
      </w:r>
      <w:proofErr w:type="spellStart"/>
      <w:r>
        <w:rPr>
          <w:rFonts w:ascii="Times New Roman" w:hAnsi="Times New Roman" w:cs="Times New Roman"/>
          <w:sz w:val="24"/>
        </w:rPr>
        <w:t>Renishaw</w:t>
      </w:r>
      <w:proofErr w:type="spellEnd"/>
      <w:r>
        <w:rPr>
          <w:rFonts w:ascii="Times New Roman" w:hAnsi="Times New Roman" w:cs="Times New Roman"/>
          <w:sz w:val="24"/>
        </w:rPr>
        <w:t xml:space="preserve"> InVia Raman Microscope system, 532 nm) was conducted to characterize the bonding structure of </w:t>
      </w:r>
      <w:r>
        <w:rPr>
          <w:rFonts w:ascii="Times New Roman" w:hAnsi="Times New Roman" w:cs="Times New Roman"/>
          <w:sz w:val="24"/>
          <w:lang w:val="en-AU"/>
        </w:rPr>
        <w:t>NUNCD</w:t>
      </w:r>
      <w:r>
        <w:rPr>
          <w:rFonts w:ascii="Times New Roman" w:hAnsi="Times New Roman" w:cs="Times New Roman"/>
          <w:sz w:val="24"/>
        </w:rPr>
        <w:t xml:space="preserve"> samples at room temperature with an exposure time of 10 s. The Jandel 4-Probe station was used to measure the sheet resistivity of the samples.</w:t>
      </w:r>
    </w:p>
    <w:p w14:paraId="3755D56D" w14:textId="77777777" w:rsidR="00907807" w:rsidRDefault="00907807">
      <w:pPr>
        <w:rPr>
          <w:rFonts w:ascii="Times New Roman" w:hAnsi="Times New Roman" w:cs="Times New Roman"/>
          <w:sz w:val="24"/>
        </w:rPr>
      </w:pPr>
    </w:p>
    <w:p w14:paraId="72E9972D" w14:textId="77777777" w:rsidR="00907807" w:rsidRDefault="000A1646">
      <w:pPr>
        <w:pStyle w:val="ListParagraph"/>
        <w:numPr>
          <w:ilvl w:val="1"/>
          <w:numId w:val="2"/>
        </w:numPr>
        <w:ind w:firstLineChars="0"/>
        <w:rPr>
          <w:rFonts w:ascii="Times New Roman" w:hAnsi="Times New Roman" w:cs="Times New Roman"/>
          <w:b/>
          <w:bCs/>
          <w:sz w:val="24"/>
        </w:rPr>
      </w:pPr>
      <w:r>
        <w:rPr>
          <w:rFonts w:ascii="Times New Roman" w:hAnsi="Times New Roman" w:cs="Times New Roman"/>
          <w:b/>
          <w:bCs/>
          <w:sz w:val="24"/>
        </w:rPr>
        <w:t>Electrochemical characterization</w:t>
      </w:r>
    </w:p>
    <w:p w14:paraId="06599EB9" w14:textId="77777777" w:rsidR="00907807" w:rsidRDefault="00907807">
      <w:pPr>
        <w:rPr>
          <w:rFonts w:ascii="Times New Roman" w:hAnsi="Times New Roman" w:cs="Times New Roman"/>
          <w:sz w:val="24"/>
        </w:rPr>
      </w:pPr>
    </w:p>
    <w:p w14:paraId="63D86B39" w14:textId="51D03158" w:rsidR="00907807" w:rsidRDefault="000A1646">
      <w:pPr>
        <w:rPr>
          <w:rFonts w:ascii="Times New Roman" w:hAnsi="Times New Roman" w:cs="Times New Roman"/>
          <w:sz w:val="24"/>
        </w:rPr>
      </w:pPr>
      <w:r>
        <w:rPr>
          <w:rFonts w:ascii="Times New Roman" w:hAnsi="Times New Roman" w:cs="Times New Roman"/>
          <w:sz w:val="24"/>
        </w:rPr>
        <w:lastRenderedPageBreak/>
        <w:t>A three-electrode Teflon chamber was used to characterize the electrochemical properties of the samples, as previously described</w:t>
      </w:r>
      <w:del w:id="111" w:author="Sorel De Leon Vergara" w:date="2025-09-28T15:02:00Z" w16du:dateUtc="2025-09-28T05:02:00Z">
        <w:r w:rsidDel="00894613">
          <w:rPr>
            <w:rFonts w:ascii="Times New Roman" w:hAnsi="Times New Roman" w:cs="Times New Roman"/>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&lt;EndNote&gt;&lt;Cite&gt;&lt;Author&gt;Garrett&lt;/Author&gt;&lt;Year&gt;2012&lt;/Year&gt;&lt;RecNum&gt;49&lt;/RecNum&gt;&lt;DisplayText&gt;[68]&lt;/DisplayText&gt;&lt;record&gt;&lt;rec-number&gt;49&lt;/rec-number&gt;&lt;foreign-keys&gt;&lt;key app="EN" db-id="2rrpazwaferdrnezvfhxvxsyrzp5dzp25dtd" timestamp="1697878494"&gt;49&lt;/key&gt;&lt;/foreign-keys&gt;&lt;ref-type name="Journal Article"&gt;17&lt;/ref-type&gt;&lt;contributors&gt;&lt;authors&gt;&lt;author&gt;Garrett, D. J.&lt;/author&gt;&lt;author&gt;Ganesan, K.&lt;/author&gt;&lt;author&gt;Stacey, A.&lt;/author&gt;&lt;author&gt;Fox, K.&lt;/author&gt;&lt;author&gt;Meffin, H.&lt;/author&gt;&lt;author&gt;Prawer, S.&lt;/author&gt;&lt;/authors&gt;&lt;/contributors&gt;&lt;auth-address&gt;Univ Melbourne, Sch Phys, Melbourne, Vic 3010, Australia&amp;#xD;Univ Melbourne, Victorian Res Lab, Melbourne, Vic 3010, Australia&amp;#xD;Univ Melbourne, Dept Elect &amp;amp; Elect Engn, Melbourne, Vic 3010, Australia&lt;/auth-address&gt;&lt;titles&gt;&lt;title&gt;Ultra-nanocrystalline diamond electrodes: optimization towards neural stimulation applications&lt;/title&gt;&lt;secondary-title&gt;Journal of Neural Engineering&lt;/secondary-title&gt;&lt;alt-title&gt;J Neural Eng&lt;/alt-title&gt;&lt;/titles&gt;&lt;periodical&gt;&lt;full-title&gt;Journal of Neural Engineering&lt;/full-title&gt;&lt;abbr-1&gt;J Neural Eng&lt;/abbr-1&gt;&lt;/periodical&gt;&lt;alt-periodical&gt;&lt;full-title&gt;Journal of Neural Engineering&lt;/full-title&gt;&lt;abbr-1&gt;J Neural Eng&lt;/abbr-1&gt;&lt;/alt-periodical&gt;&lt;volume&gt;9&lt;/volume&gt;&lt;number&gt;1&lt;/number&gt;&lt;keywords&gt;&lt;keyword&gt;x-ray photoelectron&lt;/keyword&gt;&lt;keyword&gt;ultrananocrystalline diamond&lt;/keyword&gt;&lt;keyword&gt;electrical-stimulation&lt;/keyword&gt;&lt;keyword&gt;iridium oxide&lt;/keyword&gt;&lt;keyword&gt;carbon&lt;/keyword&gt;&lt;keyword&gt;film&lt;/keyword&gt;&lt;keyword&gt;spectroscopy&lt;/keyword&gt;&lt;keyword&gt;biocompatibility&lt;/keyword&gt;&lt;keyword&gt;interface&lt;/keyword&gt;&lt;keyword&gt;growth&lt;/keyword&gt;&lt;/keywords&gt;&lt;dates&gt;&lt;year&gt;2012&lt;/year&gt;&lt;pub-dates&gt;&lt;date&gt;Feb&lt;/date&gt;&lt;/pub-dates&gt;&lt;/dates&gt;&lt;isbn&gt;1741-2560&lt;/isbn&gt;&lt;accession-num&gt;WOS:000300618700004&lt;/accession-num&gt;&lt;urls&gt;&lt;related-urls&gt;&lt;url&gt;&amp;lt;Go to ISI&amp;gt;://WOS:000300618700004&lt;/url&gt;&lt;/related-urls&gt;&lt;/urls&gt;&lt;electronic-resource-num&gt;Artn 016002&amp;#xD;10.1088/1741-2560/9/1/016002&lt;/electronic-resource-num&gt;&lt;language&gt;English&lt;/language&gt;&lt;/record&gt;&lt;/Cite&gt;&lt;/EndNote&gt;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[68]</w:t>
      </w:r>
      <w:r>
        <w:rPr>
          <w:rFonts w:ascii="Times New Roman" w:hAnsi="Times New Roman" w:cs="Times New Roman"/>
          <w:sz w:val="24"/>
        </w:rPr>
        <w:fldChar w:fldCharType="end"/>
      </w:r>
      <w:ins w:id="112" w:author="Sorel De Leon Vergara" w:date="2025-09-28T15:02:00Z" w16du:dateUtc="2025-09-28T05:02:00Z">
        <w:r w:rsidR="00693C2A">
          <w:rPr>
            <w:rFonts w:ascii="Times New Roman" w:hAnsi="Times New Roman" w:cs="Times New Roman"/>
            <w:sz w:val="24"/>
          </w:rPr>
          <w:t>.</w:t>
        </w:r>
      </w:ins>
      <w:r>
        <w:rPr>
          <w:rFonts w:ascii="Times New Roman" w:hAnsi="Times New Roman" w:cs="Times New Roman"/>
          <w:sz w:val="24"/>
        </w:rPr>
        <w:t xml:space="preserve"> The exposed area of the working electrode was defined using a 3 mm diameter O-ring, which was secured between the working electrode and the chamber. The electrical connection between the working electrode and our sample was made by applying silver paste (Sigma) between the sample and a conductive copper plate. A Pt counter electrode and </w:t>
      </w:r>
      <w:del w:id="113" w:author="Sorel De Leon Vergara" w:date="2025-09-28T15:03:00Z" w16du:dateUtc="2025-09-28T05:03:00Z">
        <w:r w:rsidDel="003D4F72">
          <w:rPr>
            <w:rFonts w:ascii="Times New Roman" w:hAnsi="Times New Roman" w:cs="Times New Roman"/>
            <w:sz w:val="24"/>
          </w:rPr>
          <w:delText>the</w:delText>
        </w:r>
      </w:del>
      <w:ins w:id="114" w:author="Sorel De Leon Vergara" w:date="2025-09-28T15:03:00Z" w16du:dateUtc="2025-09-28T05:03:00Z">
        <w:r w:rsidR="003D4F72">
          <w:rPr>
            <w:rFonts w:ascii="Times New Roman" w:hAnsi="Times New Roman" w:cs="Times New Roman"/>
            <w:sz w:val="24"/>
          </w:rPr>
          <w:t>an</w:t>
        </w:r>
      </w:ins>
      <w:r>
        <w:rPr>
          <w:rFonts w:ascii="Times New Roman" w:hAnsi="Times New Roman" w:cs="Times New Roman"/>
          <w:sz w:val="24"/>
        </w:rPr>
        <w:t xml:space="preserve"> Ag/</w:t>
      </w:r>
      <w:del w:id="115" w:author="Sorel De Leon Vergara" w:date="2025-09-28T15:02:00Z" w16du:dateUtc="2025-09-28T05:02:00Z">
        <w:r w:rsidDel="00693C2A">
          <w:rPr>
            <w:rFonts w:ascii="Times New Roman" w:hAnsi="Times New Roman" w:cs="Times New Roman"/>
            <w:sz w:val="24"/>
          </w:rPr>
          <w:delText xml:space="preserve"> </w:delText>
        </w:r>
      </w:del>
      <w:r>
        <w:rPr>
          <w:rFonts w:ascii="Times New Roman" w:hAnsi="Times New Roman" w:cs="Times New Roman"/>
          <w:sz w:val="24"/>
        </w:rPr>
        <w:t xml:space="preserve">AgCl reference electrode were introduced to the electrolyte in the Teflon chamber. Considering the porous structure of CNT mats, a Si wafer (P-type, &lt;100&gt; 200 μm) was placed below the CNT sample to avoid liquid leakage from the CNT mat to the bottom conductive plate. All electrochemical characterization of the electrodes </w:t>
      </w:r>
      <w:proofErr w:type="spellStart"/>
      <w:r>
        <w:rPr>
          <w:rFonts w:ascii="Times New Roman" w:hAnsi="Times New Roman" w:cs="Times New Roman"/>
          <w:sz w:val="24"/>
        </w:rPr>
        <w:t>wa</w:t>
      </w:r>
      <w:proofErr w:type="spellEnd"/>
      <w:r>
        <w:rPr>
          <w:rFonts w:ascii="Times New Roman" w:hAnsi="Times New Roman" w:cs="Times New Roman"/>
          <w:sz w:val="24"/>
          <w:lang w:val="en-AU"/>
        </w:rPr>
        <w:t>s</w:t>
      </w:r>
      <w:r>
        <w:rPr>
          <w:rFonts w:ascii="Times New Roman" w:hAnsi="Times New Roman" w:cs="Times New Roman"/>
          <w:sz w:val="24"/>
        </w:rPr>
        <w:t xml:space="preserve"> performed using a </w:t>
      </w:r>
      <w:proofErr w:type="spellStart"/>
      <w:r>
        <w:rPr>
          <w:rFonts w:ascii="Times New Roman" w:hAnsi="Times New Roman" w:cs="Times New Roman"/>
          <w:sz w:val="24"/>
        </w:rPr>
        <w:t>Gamry</w:t>
      </w:r>
      <w:proofErr w:type="spellEnd"/>
      <w:r>
        <w:rPr>
          <w:rFonts w:ascii="Times New Roman" w:hAnsi="Times New Roman" w:cs="Times New Roman"/>
          <w:sz w:val="24"/>
        </w:rPr>
        <w:t xml:space="preserve"> 30054 </w:t>
      </w:r>
      <w:proofErr w:type="spellStart"/>
      <w:r>
        <w:rPr>
          <w:rFonts w:ascii="Times New Roman" w:hAnsi="Times New Roman" w:cs="Times New Roman"/>
          <w:sz w:val="24"/>
        </w:rPr>
        <w:t>potentiostat</w:t>
      </w:r>
      <w:proofErr w:type="spellEnd"/>
      <w:r>
        <w:rPr>
          <w:rFonts w:ascii="Times New Roman" w:hAnsi="Times New Roman" w:cs="Times New Roman"/>
          <w:sz w:val="24"/>
        </w:rPr>
        <w:t xml:space="preserve"> in </w:t>
      </w:r>
      <w:del w:id="116" w:author="Sorel De Leon Vergara" w:date="2025-09-28T15:03:00Z" w16du:dateUtc="2025-09-28T05:03:00Z">
        <w:r w:rsidDel="00BE6141">
          <w:rPr>
            <w:rFonts w:ascii="Times New Roman" w:hAnsi="Times New Roman" w:cs="Times New Roman"/>
            <w:sz w:val="24"/>
          </w:rPr>
          <w:delText xml:space="preserve">the </w:delText>
        </w:r>
      </w:del>
      <w:r>
        <w:rPr>
          <w:rFonts w:ascii="Times New Roman" w:hAnsi="Times New Roman" w:cs="Times New Roman"/>
          <w:sz w:val="24"/>
        </w:rPr>
        <w:t>saline solution (0.1</w:t>
      </w:r>
      <w:r>
        <w:rPr>
          <w:rFonts w:ascii="Times New Roman" w:hAnsi="Times New Roman" w:cs="Times New Roman" w:hint="eastAsia"/>
          <w:sz w:val="24"/>
        </w:rPr>
        <w:t xml:space="preserve">5 </w:t>
      </w:r>
      <w:r>
        <w:rPr>
          <w:rFonts w:ascii="Times New Roman" w:hAnsi="Times New Roman" w:cs="Times New Roman"/>
          <w:sz w:val="24"/>
        </w:rPr>
        <w:t xml:space="preserve">M NaCl) at room temperature. </w:t>
      </w:r>
    </w:p>
    <w:p w14:paraId="5AEA2F8C" w14:textId="77777777" w:rsidR="00907807" w:rsidRDefault="00907807">
      <w:pPr>
        <w:rPr>
          <w:rFonts w:ascii="Times New Roman" w:hAnsi="Times New Roman" w:cs="Times New Roman"/>
          <w:sz w:val="24"/>
        </w:rPr>
      </w:pPr>
    </w:p>
    <w:p w14:paraId="6DE8B09C" w14:textId="12687BC2" w:rsidR="00907807" w:rsidRDefault="000A1646">
      <w:pPr>
        <w:rPr>
          <w:rFonts w:ascii="Times New Roman" w:hAnsi="Times New Roman" w:cs="Times New Roman"/>
          <w:sz w:val="24"/>
        </w:rPr>
      </w:pPr>
      <w:r>
        <w:rPr>
          <w:rFonts w:ascii="Times New Roman" w:hAnsi="Times New Roman" w:cs="Times New Roman"/>
          <w:sz w:val="24"/>
        </w:rPr>
        <w:t>All samples</w:t>
      </w:r>
      <w:r>
        <w:rPr>
          <w:rFonts w:ascii="Times New Roman" w:hAnsi="Times New Roman" w:cs="Times New Roman"/>
          <w:sz w:val="24"/>
          <w:lang w:val="en-AU"/>
        </w:rPr>
        <w:t>, including those used for dopamine detection below,</w:t>
      </w:r>
      <w:r>
        <w:rPr>
          <w:rFonts w:ascii="Times New Roman" w:hAnsi="Times New Roman" w:cs="Times New Roman"/>
          <w:sz w:val="24"/>
        </w:rPr>
        <w:t xml:space="preserve"> were first</w:t>
      </w:r>
      <w:r>
        <w:rPr>
          <w:rFonts w:ascii="Times New Roman" w:hAnsi="Times New Roman" w:cs="Times New Roman"/>
          <w:sz w:val="24"/>
          <w:lang w:val="en-AU"/>
        </w:rPr>
        <w:t xml:space="preserve"> treated and</w:t>
      </w:r>
      <w:r>
        <w:rPr>
          <w:rFonts w:ascii="Times New Roman" w:hAnsi="Times New Roman" w:cs="Times New Roman"/>
          <w:sz w:val="24"/>
        </w:rPr>
        <w:t xml:space="preserve"> </w:t>
      </w:r>
      <w:proofErr w:type="spellStart"/>
      <w:r>
        <w:rPr>
          <w:rFonts w:ascii="Times New Roman" w:hAnsi="Times New Roman" w:cs="Times New Roman"/>
          <w:sz w:val="24"/>
        </w:rPr>
        <w:t>stabilised</w:t>
      </w:r>
      <w:proofErr w:type="spellEnd"/>
      <w:r>
        <w:rPr>
          <w:rFonts w:ascii="Times New Roman" w:hAnsi="Times New Roman" w:cs="Times New Roman"/>
          <w:sz w:val="24"/>
        </w:rPr>
        <w:t xml:space="preserve"> by exposing them to 100 CV cycles of -1 V to 1 V in saline solution at a rate of 150 mV/s. The capacitance of the electrodes was then measured using cyclic voltammetry (CV) by scanning between -100 and 100 mV at rates from 10 to 50 mV/s. The capacitance was estimated as the slope of a linear fit between the current magnitude at a given potential (0V) versus the scan rate</w:t>
      </w:r>
      <w:del w:id="117" w:author="Sorel De Leon Vergara" w:date="2025-09-28T15:04:00Z" w16du:dateUtc="2025-09-28T05:04:00Z">
        <w:r w:rsidDel="00A601F4">
          <w:rPr>
            <w:rFonts w:ascii="Times New Roman" w:hAnsi="Times New Roman" w:cs="Times New Roman"/>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&lt;EndNote&gt;&lt;Cite&gt;&lt;Author&gt;Garrett&lt;/Author&gt;&lt;Year&gt;2012&lt;/Year&gt;&lt;RecNum&gt;94&lt;/RecNum&gt;&lt;DisplayText&gt;[54]&lt;/DisplayText&gt;&lt;record&gt;&lt;rec-number&gt;94&lt;/rec-number&gt;&lt;foreign-keys&gt;&lt;key app="EN" db-id="2rrpazwaferdrnezvfhxvxsyrzp5dzp25dtd" timestamp="1749471117"&gt;94&lt;/key&gt;&lt;/foreign-keys&gt;&lt;ref-type name="Journal Article"&gt;17&lt;/ref-type&gt;&lt;contributors&gt;&lt;authors&gt;&lt;author&gt;Garrett, D. J.&lt;/author&gt;&lt;author&gt;Ganesan, K.&lt;/author&gt;&lt;author&gt;Stacey, A.&lt;/author&gt;&lt;author&gt;Fox, K.&lt;/author&gt;&lt;author&gt;Meffin, H.&lt;/author&gt;&lt;author&gt;Prawer, S.&lt;/author&gt;&lt;/authors&gt;&lt;/contributors&gt;&lt;auth-address&gt;School of Physics, The University of Melbourne, Melbourne, Victoria, Australia. dgarrett@unimelb.edu.au&lt;/auth-address&gt;&lt;titles&gt;&lt;title&gt;Ultra-nanocrystalline diamond electrodes: optimization towards neural stimulation applications&lt;/title&gt;&lt;secondary-title&gt;J Neural Eng&lt;/secondary-title&gt;&lt;/titles&gt;&lt;periodical&gt;&lt;full-title&gt;Journal of Neural Engineering&lt;/full-title&gt;&lt;abbr-1&gt;J Neural Eng&lt;/abbr-1&gt;&lt;/periodical&gt;&lt;pages&gt;016002&lt;/pages&gt;&lt;volume&gt;9&lt;/volume&gt;&lt;number&gt;1&lt;/number&gt;&lt;edition&gt;2011/12/14&lt;/edition&gt;&lt;keywords&gt;&lt;keyword&gt;Action Potentials/*physiology&lt;/keyword&gt;&lt;keyword&gt;Animals&lt;/keyword&gt;&lt;keyword&gt;Diamond/*chemistry&lt;/keyword&gt;&lt;keyword&gt;Equipment Design&lt;/keyword&gt;&lt;keyword&gt;Equipment Failure Analysis&lt;/keyword&gt;&lt;keyword&gt;Humans&lt;/keyword&gt;&lt;keyword&gt;*Microelectrodes&lt;/keyword&gt;&lt;keyword&gt;Nanostructures/*chemistry/ultrastructure&lt;/keyword&gt;&lt;keyword&gt;Nanotechnology/*instrumentation&lt;/keyword&gt;&lt;keyword&gt;Neurons/*physiology&lt;/keyword&gt;&lt;/keywords&gt;&lt;dates&gt;&lt;year&gt;2012&lt;/year&gt;&lt;pub-dates&gt;&lt;date&gt;Feb&lt;/date&gt;&lt;/pub-dates&gt;&lt;/dates&gt;&lt;isbn&gt;1741-2552 (Electronic)&amp;#xD;1741-2552 (Linking)&lt;/isbn&gt;&lt;accession-num&gt;22156061&lt;/accession-num&gt;&lt;urls&gt;&lt;related-urls&gt;&lt;url&gt;https://www.ncbi.nlm.nih.gov/pubmed/22156061&lt;/url&gt;&lt;/related-urls&gt;&lt;/urls&gt;&lt;electronic-resource-num&gt;10.1088/1741-2560/9/1/016002&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[54]</w:t>
      </w:r>
      <w:r>
        <w:rPr>
          <w:rFonts w:ascii="Times New Roman" w:hAnsi="Times New Roman" w:cs="Times New Roman"/>
          <w:sz w:val="24"/>
        </w:rPr>
        <w:fldChar w:fldCharType="end"/>
      </w:r>
      <w:ins w:id="118" w:author="Sorel De Leon Vergara" w:date="2025-09-28T15:04:00Z" w16du:dateUtc="2025-09-28T05:04:00Z">
        <w:r w:rsidR="00A601F4">
          <w:rPr>
            <w:rFonts w:ascii="Times New Roman" w:hAnsi="Times New Roman" w:cs="Times New Roman"/>
            <w:sz w:val="24"/>
          </w:rPr>
          <w:t>.</w:t>
        </w:r>
      </w:ins>
      <w:r>
        <w:rPr>
          <w:rFonts w:ascii="Times New Roman" w:hAnsi="Times New Roman" w:cs="Times New Roman"/>
          <w:sz w:val="24"/>
        </w:rPr>
        <w:t xml:space="preserve"> </w:t>
      </w:r>
      <w:r>
        <w:rPr>
          <w:rFonts w:ascii="Times New Roman" w:hAnsi="Times New Roman" w:cs="Times New Roman"/>
          <w:sz w:val="24"/>
          <w:lang w:val="en-AU"/>
        </w:rPr>
        <w:t xml:space="preserve">Electrochemical impedance spectroscopy (EIS) was conducted on each electrode using a potential amplitude of </w:t>
      </w:r>
      <w:commentRangeStart w:id="119"/>
      <w:r>
        <w:rPr>
          <w:rFonts w:ascii="Times New Roman" w:hAnsi="Times New Roman" w:cs="Times New Roman"/>
          <w:sz w:val="24"/>
          <w:lang w:val="en-AU"/>
        </w:rPr>
        <w:t>10 mV</w:t>
      </w:r>
      <w:commentRangeEnd w:id="119"/>
      <w:r>
        <w:commentReference w:id="119"/>
      </w:r>
      <w:r>
        <w:rPr>
          <w:rFonts w:ascii="Times New Roman" w:hAnsi="Times New Roman" w:cs="Times New Roman"/>
          <w:sz w:val="24"/>
          <w:lang w:val="en-AU"/>
        </w:rPr>
        <w:t xml:space="preserve"> at frequencies from 0.1 to </w:t>
      </w:r>
      <w:r>
        <w:rPr>
          <w:rFonts w:ascii="Times New Roman" w:hAnsi="Times New Roman" w:cs="Times New Roman"/>
          <w:sz w:val="24"/>
        </w:rPr>
        <w:t>10</w:t>
      </w:r>
      <w:r>
        <w:rPr>
          <w:rFonts w:ascii="Times New Roman" w:hAnsi="Times New Roman" w:cs="Times New Roman"/>
          <w:sz w:val="24"/>
          <w:vertAlign w:val="superscript"/>
        </w:rPr>
        <w:t>5</w:t>
      </w:r>
      <w:r>
        <w:rPr>
          <w:rFonts w:ascii="Times New Roman" w:hAnsi="Times New Roman" w:cs="Times New Roman"/>
          <w:sz w:val="24"/>
        </w:rPr>
        <w:t xml:space="preserve"> Hz.</w:t>
      </w:r>
      <w:r>
        <w:rPr>
          <w:rFonts w:ascii="Times New Roman" w:hAnsi="Times New Roman" w:cs="Times New Roman"/>
          <w:sz w:val="24"/>
          <w:lang w:val="en-AU"/>
        </w:rPr>
        <w:t xml:space="preserve"> </w:t>
      </w:r>
      <w:r>
        <w:rPr>
          <w:rFonts w:ascii="Times New Roman" w:hAnsi="Times New Roman" w:cs="Times New Roman"/>
          <w:sz w:val="24"/>
        </w:rPr>
        <w:t>The water window was measured by scanning the CV between -2 and 2 V at a scan rate of 100 mV/s.</w:t>
      </w:r>
    </w:p>
    <w:p w14:paraId="12CC3D3F" w14:textId="77777777" w:rsidR="00907807" w:rsidRDefault="00907807">
      <w:pPr>
        <w:rPr>
          <w:rFonts w:ascii="Times New Roman" w:hAnsi="Times New Roman" w:cs="Times New Roman"/>
          <w:sz w:val="24"/>
        </w:rPr>
      </w:pPr>
    </w:p>
    <w:p w14:paraId="40565501" w14:textId="04D61CF1" w:rsidR="00907807" w:rsidRDefault="000A1646">
      <w:pPr>
        <w:rPr>
          <w:ins w:id="120" w:author="Wei Tong" w:date="2025-09-28T12:34:00Z" w16du:dateUtc="2025-09-28T02:34:00Z"/>
          <w:rFonts w:ascii="Times New Roman" w:hAnsi="Times New Roman" w:cs="Times New Roman"/>
          <w:sz w:val="24"/>
        </w:rPr>
      </w:pPr>
      <w:r>
        <w:rPr>
          <w:rFonts w:ascii="Times New Roman" w:hAnsi="Times New Roman" w:cs="Times New Roman"/>
          <w:sz w:val="24"/>
        </w:rPr>
        <w:t xml:space="preserve">To examine the electrochemical stability of the electrodes, CNT </w:t>
      </w:r>
      <w:r>
        <w:rPr>
          <w:rFonts w:ascii="Times New Roman" w:hAnsi="Times New Roman" w:cs="Times New Roman" w:hint="eastAsia"/>
          <w:sz w:val="24"/>
        </w:rPr>
        <w:t>mats</w:t>
      </w:r>
      <w:r>
        <w:rPr>
          <w:rFonts w:ascii="Times New Roman" w:hAnsi="Times New Roman" w:cs="Times New Roman"/>
          <w:sz w:val="24"/>
        </w:rPr>
        <w:t xml:space="preserve"> with or without </w:t>
      </w:r>
      <w:r>
        <w:rPr>
          <w:rFonts w:ascii="Times New Roman" w:hAnsi="Times New Roman" w:cs="Times New Roman"/>
          <w:sz w:val="24"/>
          <w:lang w:val="en-AU"/>
        </w:rPr>
        <w:t>NUNCD</w:t>
      </w:r>
      <w:r>
        <w:rPr>
          <w:rFonts w:ascii="Times New Roman" w:hAnsi="Times New Roman" w:cs="Times New Roman"/>
          <w:sz w:val="24"/>
        </w:rPr>
        <w:t xml:space="preserve"> coating</w:t>
      </w:r>
      <w:r>
        <w:rPr>
          <w:rFonts w:ascii="Times New Roman" w:hAnsi="Times New Roman" w:cs="Times New Roman" w:hint="eastAsia"/>
          <w:sz w:val="24"/>
        </w:rPr>
        <w:t>s</w:t>
      </w:r>
      <w:r>
        <w:rPr>
          <w:rFonts w:ascii="Times New Roman" w:hAnsi="Times New Roman" w:cs="Times New Roman"/>
          <w:sz w:val="24"/>
        </w:rPr>
        <w:t xml:space="preserve"> were exposed to repeated CVs of -1 V to 1 V in saline solution at a rate of 150 mV/s over another 900 cycles. Capacitance and EIS measurements </w:t>
      </w:r>
      <w:del w:id="121" w:author="Sorel De Leon Vergara" w:date="2025-09-28T15:04:00Z" w16du:dateUtc="2025-09-28T05:04:00Z">
        <w:r w:rsidDel="00566EA8">
          <w:rPr>
            <w:rFonts w:ascii="Times New Roman" w:hAnsi="Times New Roman" w:cs="Times New Roman"/>
            <w:sz w:val="24"/>
          </w:rPr>
          <w:delText>were performed</w:delText>
        </w:r>
      </w:del>
      <w:ins w:id="122" w:author="Sorel De Leon Vergara" w:date="2025-09-28T15:04:00Z" w16du:dateUtc="2025-09-28T05:04:00Z">
        <w:r w:rsidR="00566EA8">
          <w:rPr>
            <w:rFonts w:ascii="Times New Roman" w:hAnsi="Times New Roman" w:cs="Times New Roman"/>
            <w:sz w:val="24"/>
          </w:rPr>
          <w:t>w</w:t>
        </w:r>
      </w:ins>
      <w:ins w:id="123" w:author="Sorel De Leon Vergara" w:date="2025-09-28T15:05:00Z" w16du:dateUtc="2025-09-28T05:05:00Z">
        <w:r w:rsidR="00566EA8">
          <w:rPr>
            <w:rFonts w:ascii="Times New Roman" w:hAnsi="Times New Roman" w:cs="Times New Roman"/>
            <w:sz w:val="24"/>
          </w:rPr>
          <w:t>ere taken</w:t>
        </w:r>
      </w:ins>
      <w:r>
        <w:rPr>
          <w:rFonts w:ascii="Times New Roman" w:hAnsi="Times New Roman" w:cs="Times New Roman"/>
          <w:sz w:val="24"/>
        </w:rPr>
        <w:t xml:space="preserve"> </w:t>
      </w:r>
      <w:del w:id="124" w:author="Sorel De Leon Vergara" w:date="2025-09-28T15:05:00Z" w16du:dateUtc="2025-09-28T05:05:00Z">
        <w:r w:rsidDel="00566EA8">
          <w:rPr>
            <w:rFonts w:ascii="Times New Roman" w:hAnsi="Times New Roman" w:cs="Times New Roman"/>
            <w:sz w:val="24"/>
          </w:rPr>
          <w:delText xml:space="preserve">after </w:delText>
        </w:r>
      </w:del>
      <w:r>
        <w:rPr>
          <w:rFonts w:ascii="Times New Roman" w:hAnsi="Times New Roman" w:cs="Times New Roman"/>
          <w:sz w:val="24"/>
        </w:rPr>
        <w:t>every 100 cycles.</w:t>
      </w:r>
    </w:p>
    <w:p w14:paraId="588F9E06" w14:textId="77777777" w:rsidR="004C07A7" w:rsidRDefault="004C07A7">
      <w:pPr>
        <w:rPr>
          <w:ins w:id="125" w:author="Wei Tong" w:date="2025-09-28T12:34:00Z" w16du:dateUtc="2025-09-28T02:34:00Z"/>
          <w:rFonts w:ascii="Times New Roman" w:hAnsi="Times New Roman" w:cs="Times New Roman"/>
          <w:sz w:val="24"/>
        </w:rPr>
      </w:pPr>
    </w:p>
    <w:p w14:paraId="5197C788" w14:textId="626D20CF" w:rsidR="004C07A7" w:rsidRDefault="004C07A7">
      <w:pPr>
        <w:pStyle w:val="ListParagraph"/>
        <w:numPr>
          <w:ilvl w:val="1"/>
          <w:numId w:val="2"/>
        </w:numPr>
        <w:ind w:firstLineChars="0"/>
        <w:rPr>
          <w:moveTo w:id="126" w:author="Wei Tong" w:date="2025-09-28T12:34:00Z" w16du:dateUtc="2025-09-28T02:34:00Z"/>
          <w:rFonts w:ascii="Times New Roman" w:hAnsi="Times New Roman" w:cs="Times New Roman"/>
          <w:b/>
          <w:bCs/>
          <w:sz w:val="24"/>
        </w:rPr>
        <w:pPrChange w:id="127" w:author="Wei Tong" w:date="2025-09-28T12:34:00Z" w16du:dateUtc="2025-09-28T02:34:00Z">
          <w:pPr>
            <w:pStyle w:val="ListParagraph"/>
            <w:numPr>
              <w:ilvl w:val="1"/>
              <w:numId w:val="3"/>
            </w:numPr>
            <w:ind w:left="792" w:firstLineChars="0" w:hanging="432"/>
          </w:pPr>
        </w:pPrChange>
      </w:pPr>
      <w:moveToRangeStart w:id="128" w:author="Wei Tong" w:date="2025-09-28T12:34:00Z" w:name="move209955299"/>
      <w:moveTo w:id="129" w:author="Wei Tong" w:date="2025-09-28T12:34:00Z" w16du:dateUtc="2025-09-28T02:34:00Z">
        <w:del w:id="130" w:author="Wei Tong" w:date="2025-09-28T12:35:00Z" w16du:dateUtc="2025-09-28T02:35:00Z">
          <w:r w:rsidDel="004C07A7">
            <w:rPr>
              <w:rFonts w:ascii="Times New Roman" w:hAnsi="Times New Roman" w:cs="Times New Roman"/>
              <w:b/>
              <w:bCs/>
              <w:sz w:val="24"/>
            </w:rPr>
            <w:delText>Dopamine sensing</w:delText>
          </w:r>
        </w:del>
      </w:moveTo>
      <w:ins w:id="131" w:author="Wei Tong" w:date="2025-09-28T12:35:00Z" w16du:dateUtc="2025-09-28T02:35:00Z">
        <w:r>
          <w:rPr>
            <w:rFonts w:ascii="Times New Roman" w:hAnsi="Times New Roman" w:cs="Times New Roman"/>
            <w:b/>
            <w:bCs/>
            <w:sz w:val="24"/>
          </w:rPr>
          <w:t>Electrochemical detection of dopamine</w:t>
        </w:r>
      </w:ins>
    </w:p>
    <w:p w14:paraId="46CE8040" w14:textId="77777777" w:rsidR="004C07A7" w:rsidRDefault="004C07A7" w:rsidP="004C07A7">
      <w:pPr>
        <w:rPr>
          <w:moveTo w:id="132" w:author="Wei Tong" w:date="2025-09-28T12:34:00Z" w16du:dateUtc="2025-09-28T02:34:00Z"/>
          <w:rFonts w:ascii="Times New Roman" w:hAnsi="Times New Roman" w:cs="Times New Roman"/>
          <w:sz w:val="24"/>
        </w:rPr>
      </w:pPr>
    </w:p>
    <w:p w14:paraId="7B1AFAE7" w14:textId="77777777" w:rsidR="004C07A7" w:rsidRDefault="004C07A7" w:rsidP="004C07A7">
      <w:pPr>
        <w:rPr>
          <w:moveTo w:id="133" w:author="Wei Tong" w:date="2025-09-28T12:34:00Z" w16du:dateUtc="2025-09-28T02:34:00Z"/>
          <w:rFonts w:ascii="Times New Roman" w:hAnsi="Times New Roman" w:cs="Times New Roman"/>
          <w:sz w:val="24"/>
        </w:rPr>
      </w:pPr>
      <w:moveTo w:id="134" w:author="Wei Tong" w:date="2025-09-28T12:34:00Z" w16du:dateUtc="2025-09-28T02:34:00Z">
        <w:r>
          <w:rPr>
            <w:rFonts w:ascii="Times New Roman" w:hAnsi="Times New Roman" w:cs="Times New Roman"/>
            <w:sz w:val="24"/>
          </w:rPr>
          <w:t xml:space="preserve">The three-electrode electrochemical setup </w:t>
        </w:r>
        <w:r>
          <w:rPr>
            <w:rFonts w:ascii="Times New Roman" w:hAnsi="Times New Roman" w:cs="Times New Roman" w:hint="eastAsia"/>
            <w:sz w:val="24"/>
          </w:rPr>
          <w:t xml:space="preserve">described above </w:t>
        </w:r>
        <w:r>
          <w:rPr>
            <w:rFonts w:ascii="Times New Roman" w:hAnsi="Times New Roman" w:cs="Times New Roman"/>
            <w:sz w:val="24"/>
          </w:rPr>
          <w:t>was</w:t>
        </w:r>
        <w:r>
          <w:rPr>
            <w:rFonts w:ascii="Times New Roman" w:hAnsi="Times New Roman" w:cs="Times New Roman" w:hint="eastAsia"/>
            <w:sz w:val="24"/>
          </w:rPr>
          <w:t xml:space="preserve"> also</w:t>
        </w:r>
        <w:r>
          <w:rPr>
            <w:rFonts w:ascii="Times New Roman" w:hAnsi="Times New Roman" w:cs="Times New Roman"/>
            <w:sz w:val="24"/>
          </w:rPr>
          <w:t xml:space="preserve"> used </w:t>
        </w:r>
        <w:r>
          <w:rPr>
            <w:rFonts w:ascii="Times New Roman" w:hAnsi="Times New Roman" w:cs="Times New Roman" w:hint="eastAsia"/>
            <w:sz w:val="24"/>
          </w:rPr>
          <w:t>for</w:t>
        </w:r>
        <w:r>
          <w:rPr>
            <w:rFonts w:ascii="Times New Roman" w:hAnsi="Times New Roman" w:cs="Times New Roman"/>
            <w:sz w:val="24"/>
          </w:rPr>
          <w:t xml:space="preserve"> dopamine detection measurements using uncoated CNT and NUNCD coated CNT samples. CVs between -0.4 V and 1 V were applied at a scan rate of 100 mV/s while the electrodes were immersed in PBS and dopamine solutions </w:t>
        </w:r>
        <w:r>
          <w:rPr>
            <w:rFonts w:ascii="Times New Roman" w:hAnsi="Times New Roman" w:cs="Times New Roman" w:hint="eastAsia"/>
            <w:sz w:val="24"/>
          </w:rPr>
          <w:t>of varying</w:t>
        </w:r>
        <w:r>
          <w:rPr>
            <w:rFonts w:ascii="Times New Roman" w:hAnsi="Times New Roman" w:cs="Times New Roman"/>
            <w:sz w:val="24"/>
          </w:rPr>
          <w:t xml:space="preserve"> concentrations between 0.1 and 2 </w:t>
        </w:r>
        <w:r>
          <w:rPr>
            <w:rFonts w:ascii="Times New Roman" w:hAnsi="Times New Roman" w:cs="Times New Roman" w:hint="eastAsia"/>
            <w:sz w:val="24"/>
          </w:rPr>
          <w:t>m</w:t>
        </w:r>
        <w:r>
          <w:rPr>
            <w:rFonts w:ascii="Times New Roman" w:hAnsi="Times New Roman" w:cs="Times New Roman"/>
            <w:sz w:val="24"/>
          </w:rPr>
          <w:t xml:space="preserve">M. Background currents were removed by subtracting the CV recorded in PBS from each dopamine CV prior to analysis. Dopamine sensitivity was estimated at the slope of the linear fitting between the oxidation peak current and dopamine concentration. The limit of detection (LoD) was determined as: </w:t>
        </w:r>
      </w:moveTo>
    </w:p>
    <w:p w14:paraId="55186016" w14:textId="5E7B44FF" w:rsidR="004C07A7" w:rsidRDefault="004C07A7" w:rsidP="004C07A7">
      <w:pPr>
        <w:rPr>
          <w:moveTo w:id="135" w:author="Wei Tong" w:date="2025-09-28T12:34:00Z" w16du:dateUtc="2025-09-28T02:34:00Z"/>
          <w:rFonts w:ascii="Times New Roman" w:hAnsi="Times New Roman" w:cs="Times New Roman"/>
          <w:sz w:val="24"/>
        </w:rPr>
      </w:pPr>
      <m:oMathPara>
        <m:oMath>
          <m:r>
            <w:rPr>
              <w:rFonts w:ascii="Cambria Math" w:hAnsi="Cambria Math" w:cs="Times New Roman"/>
              <w:sz w:val="24"/>
            </w:rPr>
            <m:t xml:space="preserve">LoD=3.3 </m:t>
          </m:r>
          <m:f>
            <m:fPr>
              <m:ctrlPr>
                <w:rPr>
                  <w:rFonts w:ascii="Cambria Math" w:hAnsi="Cambria Math" w:cs="Times New Roman"/>
                  <w:i/>
                  <w:sz w:val="24"/>
                </w:rPr>
              </m:ctrlPr>
            </m:fPr>
            <m:num>
              <m:r>
                <w:rPr>
                  <w:rFonts w:ascii="Cambria Math" w:hAnsi="Cambria Math" w:cs="Times New Roman"/>
                  <w:sz w:val="24"/>
                </w:rPr>
                <m:t>σ</m:t>
              </m:r>
            </m:num>
            <m:den>
              <m:r>
                <w:rPr>
                  <w:rFonts w:ascii="Cambria Math" w:hAnsi="Cambria Math" w:cs="Times New Roman"/>
                  <w:sz w:val="24"/>
                </w:rPr>
                <m:t>S</m:t>
              </m:r>
            </m:den>
          </m:f>
        </m:oMath>
      </m:oMathPara>
    </w:p>
    <w:p w14:paraId="232B02B0" w14:textId="7E1B3EB4" w:rsidR="004C07A7" w:rsidRDefault="00724786" w:rsidP="004C07A7">
      <w:pPr>
        <w:rPr>
          <w:moveTo w:id="136" w:author="Wei Tong" w:date="2025-09-28T12:34:00Z" w16du:dateUtc="2025-09-28T02:34:00Z"/>
          <w:rFonts w:ascii="Times New Roman" w:hAnsi="Times New Roman" w:cs="Times New Roman"/>
          <w:sz w:val="24"/>
        </w:rPr>
      </w:pPr>
      <w:ins w:id="137" w:author="Sorel De Leon Vergara" w:date="2025-09-28T15:06:00Z" w16du:dateUtc="2025-09-28T05:06:00Z">
        <w:r>
          <w:rPr>
            <w:rFonts w:ascii="Times New Roman" w:hAnsi="Times New Roman" w:cs="Times New Roman"/>
            <w:sz w:val="24"/>
          </w:rPr>
          <w:t>Where</w:t>
        </w:r>
      </w:ins>
      <w:moveTo w:id="138" w:author="Wei Tong" w:date="2025-09-28T12:34:00Z" w16du:dateUtc="2025-09-28T02:34:00Z">
        <w:del w:id="139" w:author="Sorel De Leon Vergara" w:date="2025-09-28T15:06:00Z" w16du:dateUtc="2025-09-28T05:06:00Z">
          <w:r w:rsidR="004C07A7" w:rsidDel="00724786">
            <w:rPr>
              <w:rFonts w:ascii="Times New Roman" w:hAnsi="Times New Roman" w:cs="Times New Roman"/>
              <w:sz w:val="24"/>
            </w:rPr>
            <w:delText>i</w:delText>
          </w:r>
          <w:r w:rsidR="004C07A7" w:rsidDel="009C33F1">
            <w:rPr>
              <w:rFonts w:ascii="Times New Roman" w:hAnsi="Times New Roman" w:cs="Times New Roman"/>
              <w:sz w:val="24"/>
            </w:rPr>
            <w:delText>n which</w:delText>
          </w:r>
        </w:del>
        <w:r w:rsidR="004C07A7">
          <w:rPr>
            <w:rFonts w:ascii="Times New Roman" w:hAnsi="Times New Roman" w:cs="Times New Roman"/>
            <w:sz w:val="24"/>
          </w:rPr>
          <w:t xml:space="preserve"> </w:t>
        </w:r>
        <m:oMath>
          <m:r>
            <w:rPr>
              <w:rFonts w:ascii="Cambria Math" w:hAnsi="Cambria Math" w:cs="Times New Roman"/>
              <w:sz w:val="24"/>
            </w:rPr>
            <m:t>σ</m:t>
          </m:r>
        </m:oMath>
        <w:moveTo w:id="140" w:author="Wei Tong" w:date="2025-09-28T12:34:00Z" w16du:dateUtc="2025-09-28T02:34:00Z">
          <w:ins w:id="141" w:author="Sorel De Leon Vergara" w:date="2025-09-28T15:06:00Z" w16du:dateUtc="2025-09-28T05:06:00Z">
            <w:r>
              <w:rPr>
                <w:rFonts w:ascii="Times New Roman" w:hAnsi="Times New Roman" w:cs="Times New Roman"/>
                <w:sz w:val="24"/>
              </w:rPr>
              <w:t xml:space="preserve"> is </w:t>
            </w:r>
          </w:ins>
          <w:del w:id="142" w:author="Sorel De Leon Vergara" w:date="2025-09-28T15:06:00Z" w16du:dateUtc="2025-09-28T05:06:00Z">
            <w:r w:rsidR="004C07A7" w:rsidDel="00724786">
              <w:rPr>
                <w:rFonts w:ascii="Times New Roman" w:hAnsi="Times New Roman" w:cs="Times New Roman"/>
                <w:sz w:val="24"/>
              </w:rPr>
              <w:delText xml:space="preserve"> represents </w:delText>
            </w:r>
          </w:del>
          <w:r w:rsidR="004C07A7">
            <w:rPr>
              <w:rFonts w:ascii="Times New Roman" w:hAnsi="Times New Roman" w:cs="Times New Roman"/>
              <w:sz w:val="24"/>
            </w:rPr>
            <w:t xml:space="preserve">the standard deviation of the regression residuals and </w:t>
          </w:r>
          <w:r w:rsidR="004C07A7">
            <w:rPr>
              <w:rFonts w:ascii="Times New Roman" w:hAnsi="Times New Roman" w:cs="Times New Roman"/>
              <w:i/>
              <w:iCs/>
              <w:sz w:val="24"/>
            </w:rPr>
            <w:t xml:space="preserve">S </w:t>
          </w:r>
          <w:r w:rsidR="004C07A7">
            <w:rPr>
              <w:rFonts w:ascii="Times New Roman" w:hAnsi="Times New Roman" w:cs="Times New Roman"/>
              <w:sz w:val="24"/>
            </w:rPr>
            <w:t xml:space="preserve">is the fitted slope. </w:t>
          </w:r>
        </w:moveTo>
      </w:moveTo>
    </w:p>
    <w:p w14:paraId="4412D37C" w14:textId="77777777" w:rsidR="004C07A7" w:rsidRDefault="004C07A7" w:rsidP="004C07A7">
      <w:pPr>
        <w:rPr>
          <w:moveTo w:id="143" w:author="Wei Tong" w:date="2025-09-28T12:34:00Z" w16du:dateUtc="2025-09-28T02:34:00Z"/>
          <w:rFonts w:ascii="Times New Roman" w:hAnsi="Times New Roman" w:cs="Times New Roman"/>
          <w:sz w:val="24"/>
        </w:rPr>
      </w:pPr>
    </w:p>
    <w:p w14:paraId="214802B5" w14:textId="77777777" w:rsidR="004C07A7" w:rsidRDefault="004C07A7" w:rsidP="004C07A7">
      <w:pPr>
        <w:rPr>
          <w:moveTo w:id="144" w:author="Wei Tong" w:date="2025-09-28T12:34:00Z" w16du:dateUtc="2025-09-28T02:34:00Z"/>
          <w:rFonts w:ascii="Times New Roman" w:hAnsi="Times New Roman" w:cs="Times New Roman"/>
          <w:sz w:val="24"/>
        </w:rPr>
      </w:pPr>
      <w:moveTo w:id="145" w:author="Wei Tong" w:date="2025-09-28T12:34:00Z" w16du:dateUtc="2025-09-28T02:34:00Z">
        <w:r>
          <w:rPr>
            <w:rFonts w:ascii="Times New Roman" w:hAnsi="Times New Roman" w:cs="Times New Roman" w:hint="eastAsia"/>
            <w:sz w:val="24"/>
          </w:rPr>
          <w:t>B</w:t>
        </w:r>
        <w:r>
          <w:rPr>
            <w:rFonts w:ascii="Times New Roman" w:hAnsi="Times New Roman" w:cs="Times New Roman"/>
            <w:sz w:val="24"/>
          </w:rPr>
          <w:t>iofouling tests</w:t>
        </w:r>
        <w:r>
          <w:rPr>
            <w:rFonts w:ascii="Times New Roman" w:hAnsi="Times New Roman" w:cs="Times New Roman" w:hint="eastAsia"/>
            <w:sz w:val="24"/>
          </w:rPr>
          <w:t xml:space="preserve"> were conducted by incubating </w:t>
        </w:r>
        <w:r>
          <w:rPr>
            <w:rFonts w:ascii="Times New Roman" w:hAnsi="Times New Roman" w:cs="Times New Roman"/>
            <w:sz w:val="24"/>
          </w:rPr>
          <w:t xml:space="preserve">samples in PBS solution containing 15% horse serum (HS) at room temperature. During the first 6 hours, electrodes were continuously cycled between -1 V and 1 V at a scan rate of 100 mV/s. No additional </w:t>
        </w:r>
        <w:r>
          <w:rPr>
            <w:rFonts w:ascii="Times New Roman" w:hAnsi="Times New Roman" w:cs="Times New Roman"/>
            <w:sz w:val="24"/>
          </w:rPr>
          <w:lastRenderedPageBreak/>
          <w:t xml:space="preserve">CVs were applied thereafter. Dopamine sensitivity was re-measured for individual samples after </w:t>
        </w:r>
        <w:r>
          <w:rPr>
            <w:rFonts w:ascii="Times New Roman" w:hAnsi="Times New Roman" w:cs="Times New Roman" w:hint="eastAsia"/>
            <w:sz w:val="24"/>
          </w:rPr>
          <w:t>6</w:t>
        </w:r>
        <w:r>
          <w:rPr>
            <w:rFonts w:ascii="Times New Roman" w:hAnsi="Times New Roman" w:cs="Times New Roman"/>
            <w:sz w:val="24"/>
          </w:rPr>
          <w:t xml:space="preserve"> hours</w:t>
        </w:r>
        <w:r>
          <w:rPr>
            <w:rFonts w:ascii="Times New Roman" w:hAnsi="Times New Roman" w:cs="Times New Roman" w:hint="eastAsia"/>
            <w:sz w:val="24"/>
          </w:rPr>
          <w:t xml:space="preserve"> </w:t>
        </w:r>
        <w:r>
          <w:rPr>
            <w:rFonts w:ascii="Times New Roman" w:hAnsi="Times New Roman" w:cs="Times New Roman"/>
            <w:sz w:val="24"/>
          </w:rPr>
          <w:t>and 22 hours of incubation.</w:t>
        </w:r>
      </w:moveTo>
    </w:p>
    <w:moveToRangeEnd w:id="128"/>
    <w:p w14:paraId="785BA5AD" w14:textId="77777777" w:rsidR="004C07A7" w:rsidRDefault="004C07A7">
      <w:pPr>
        <w:rPr>
          <w:rFonts w:ascii="Times New Roman" w:hAnsi="Times New Roman" w:cs="Times New Roman"/>
          <w:sz w:val="24"/>
        </w:rPr>
      </w:pPr>
    </w:p>
    <w:p w14:paraId="0A2624BF" w14:textId="77777777" w:rsidR="00907807" w:rsidRDefault="00907807">
      <w:pPr>
        <w:rPr>
          <w:rFonts w:ascii="Times New Roman" w:hAnsi="Times New Roman" w:cs="Times New Roman"/>
          <w:sz w:val="24"/>
        </w:rPr>
      </w:pPr>
    </w:p>
    <w:p w14:paraId="745C5B19" w14:textId="3471C5B1" w:rsidR="00907807" w:rsidRDefault="000A1646">
      <w:pPr>
        <w:pStyle w:val="ListParagraph"/>
        <w:numPr>
          <w:ilvl w:val="1"/>
          <w:numId w:val="2"/>
        </w:numPr>
        <w:ind w:firstLineChars="0"/>
        <w:rPr>
          <w:rFonts w:ascii="Times New Roman" w:hAnsi="Times New Roman" w:cs="Times New Roman"/>
          <w:b/>
          <w:bCs/>
          <w:sz w:val="24"/>
        </w:rPr>
        <w:pPrChange w:id="146" w:author="Wei Tong" w:date="2025-09-28T12:36:00Z" w16du:dateUtc="2025-09-28T02:36:00Z">
          <w:pPr>
            <w:pStyle w:val="ListParagraph"/>
            <w:numPr>
              <w:ilvl w:val="1"/>
              <w:numId w:val="3"/>
            </w:numPr>
            <w:ind w:left="792" w:firstLineChars="0" w:hanging="432"/>
          </w:pPr>
        </w:pPrChange>
      </w:pPr>
      <w:del w:id="147" w:author="Wei Tong" w:date="2025-09-28T12:37:00Z" w16du:dateUtc="2025-09-28T02:37:00Z">
        <w:r w:rsidDel="004C07A7">
          <w:rPr>
            <w:rFonts w:ascii="Times New Roman" w:hAnsi="Times New Roman" w:cs="Times New Roman"/>
            <w:b/>
            <w:bCs/>
            <w:sz w:val="24"/>
          </w:rPr>
          <w:delText xml:space="preserve">Biocompatibility </w:delText>
        </w:r>
      </w:del>
      <w:ins w:id="148" w:author="Wei Tong" w:date="2025-09-28T12:37:00Z" w16du:dateUtc="2025-09-28T02:37:00Z">
        <w:r w:rsidR="004C07A7">
          <w:rPr>
            <w:rFonts w:ascii="Times New Roman" w:hAnsi="Times New Roman" w:cs="Times New Roman"/>
            <w:b/>
            <w:bCs/>
            <w:sz w:val="24"/>
          </w:rPr>
          <w:t>Animal Ethics Statement</w:t>
        </w:r>
      </w:ins>
    </w:p>
    <w:p w14:paraId="161FB244" w14:textId="77777777" w:rsidR="00907807" w:rsidRDefault="00907807">
      <w:pPr>
        <w:rPr>
          <w:rFonts w:ascii="Times New Roman" w:hAnsi="Times New Roman" w:cs="Times New Roman"/>
          <w:sz w:val="24"/>
        </w:rPr>
      </w:pPr>
    </w:p>
    <w:p w14:paraId="5C8C97C9" w14:textId="0CFE9092" w:rsidR="004C07A7" w:rsidRDefault="000A1646">
      <w:pPr>
        <w:rPr>
          <w:ins w:id="149" w:author="Wei Tong" w:date="2025-09-28T12:37:00Z" w16du:dateUtc="2025-09-28T02:37:00Z"/>
          <w:rFonts w:ascii="Times New Roman" w:hAnsi="Times New Roman" w:cs="Times New Roman"/>
          <w:sz w:val="24"/>
        </w:rPr>
      </w:pPr>
      <w:del w:id="150" w:author="Wei Tong" w:date="2025-09-28T12:37:00Z" w16du:dateUtc="2025-09-28T02:37:00Z">
        <w:r w:rsidDel="004C07A7">
          <w:rPr>
            <w:rFonts w:ascii="Times New Roman" w:hAnsi="Times New Roman" w:cs="Times New Roman"/>
            <w:sz w:val="24"/>
          </w:rPr>
          <w:delText>All cell culture</w:delText>
        </w:r>
      </w:del>
      <w:ins w:id="151" w:author="Wei Tong" w:date="2025-09-28T12:37:00Z" w16du:dateUtc="2025-09-28T02:37:00Z">
        <w:r w:rsidR="004C07A7">
          <w:rPr>
            <w:rFonts w:ascii="Times New Roman" w:hAnsi="Times New Roman" w:cs="Times New Roman"/>
            <w:sz w:val="24"/>
          </w:rPr>
          <w:t>The</w:t>
        </w:r>
      </w:ins>
      <w:r>
        <w:rPr>
          <w:rFonts w:ascii="Times New Roman" w:hAnsi="Times New Roman" w:cs="Times New Roman"/>
          <w:sz w:val="24"/>
        </w:rPr>
        <w:t xml:space="preserve"> procedures</w:t>
      </w:r>
      <w:ins w:id="152" w:author="Wei Tong" w:date="2025-09-28T12:37:00Z" w16du:dateUtc="2025-09-28T02:37:00Z">
        <w:r w:rsidR="004C07A7">
          <w:rPr>
            <w:rFonts w:ascii="Times New Roman" w:hAnsi="Times New Roman" w:cs="Times New Roman"/>
            <w:sz w:val="24"/>
          </w:rPr>
          <w:t xml:space="preserve"> in this manuscript</w:t>
        </w:r>
      </w:ins>
      <w:r>
        <w:rPr>
          <w:rFonts w:ascii="Times New Roman" w:hAnsi="Times New Roman" w:cs="Times New Roman"/>
          <w:sz w:val="24"/>
        </w:rPr>
        <w:t xml:space="preserve"> were conducted in compliance with the guidelines of the National Health and Medical Research Council of Australia (Australian Code for the Care and Use of Animals for Scientific Purposes) and approval (ID 27269</w:t>
      </w:r>
      <w:ins w:id="153" w:author="Wei Tong" w:date="2025-09-28T12:37:00Z" w16du:dateUtc="2025-09-28T02:37:00Z">
        <w:r w:rsidR="004C07A7">
          <w:rPr>
            <w:rFonts w:ascii="Times New Roman" w:hAnsi="Times New Roman" w:cs="Times New Roman"/>
            <w:sz w:val="24"/>
          </w:rPr>
          <w:t xml:space="preserve">, </w:t>
        </w:r>
        <w:r w:rsidR="004C07A7">
          <w:rPr>
            <w:rFonts w:ascii="Times New Roman" w:hAnsi="Times New Roman" w:cs="Times New Roman" w:hint="eastAsia"/>
            <w:sz w:val="24"/>
          </w:rPr>
          <w:t>27274</w:t>
        </w:r>
        <w:r w:rsidR="004C07A7">
          <w:rPr>
            <w:rFonts w:ascii="Times New Roman" w:hAnsi="Times New Roman" w:cs="Times New Roman"/>
            <w:sz w:val="24"/>
            <w:lang w:val="en-AU"/>
          </w:rPr>
          <w:t xml:space="preserve"> or 27122</w:t>
        </w:r>
      </w:ins>
      <w:r>
        <w:rPr>
          <w:rFonts w:ascii="Times New Roman" w:hAnsi="Times New Roman" w:cs="Times New Roman"/>
          <w:sz w:val="24"/>
        </w:rPr>
        <w:t>) from the University of Melbourne Animal Welfare and Ethics Committee.</w:t>
      </w:r>
    </w:p>
    <w:p w14:paraId="590688A2" w14:textId="52428246" w:rsidR="00907807" w:rsidRDefault="000A1646">
      <w:pPr>
        <w:rPr>
          <w:rFonts w:ascii="Times New Roman" w:hAnsi="Times New Roman" w:cs="Times New Roman"/>
          <w:sz w:val="24"/>
        </w:rPr>
      </w:pPr>
      <w:r>
        <w:rPr>
          <w:rFonts w:ascii="Times New Roman" w:hAnsi="Times New Roman" w:cs="Times New Roman"/>
          <w:sz w:val="24"/>
        </w:rPr>
        <w:t xml:space="preserve"> </w:t>
      </w:r>
    </w:p>
    <w:p w14:paraId="02919E5C" w14:textId="77777777" w:rsidR="004C07A7" w:rsidRDefault="004C07A7">
      <w:pPr>
        <w:pStyle w:val="ListParagraph"/>
        <w:numPr>
          <w:ilvl w:val="1"/>
          <w:numId w:val="2"/>
        </w:numPr>
        <w:ind w:firstLineChars="0"/>
        <w:rPr>
          <w:ins w:id="154" w:author="Wei Tong" w:date="2025-09-28T12:37:00Z" w16du:dateUtc="2025-09-28T02:37:00Z"/>
          <w:rFonts w:ascii="Times New Roman" w:hAnsi="Times New Roman" w:cs="Times New Roman"/>
          <w:b/>
          <w:bCs/>
          <w:sz w:val="24"/>
        </w:rPr>
        <w:pPrChange w:id="155" w:author="Wei Tong" w:date="2025-09-28T12:37:00Z" w16du:dateUtc="2025-09-28T02:37:00Z">
          <w:pPr>
            <w:pStyle w:val="ListParagraph"/>
            <w:numPr>
              <w:ilvl w:val="1"/>
              <w:numId w:val="4"/>
            </w:numPr>
            <w:ind w:left="792" w:firstLineChars="0" w:hanging="432"/>
          </w:pPr>
        </w:pPrChange>
      </w:pPr>
      <w:ins w:id="156" w:author="Wei Tong" w:date="2025-09-28T12:37:00Z" w16du:dateUtc="2025-09-28T02:37:00Z">
        <w:r>
          <w:rPr>
            <w:rFonts w:ascii="Times New Roman" w:hAnsi="Times New Roman" w:cs="Times New Roman"/>
            <w:b/>
            <w:bCs/>
            <w:sz w:val="24"/>
          </w:rPr>
          <w:t>Biocompatibility Assessment</w:t>
        </w:r>
      </w:ins>
    </w:p>
    <w:p w14:paraId="6AB495F3" w14:textId="77777777" w:rsidR="00907807" w:rsidRDefault="00907807">
      <w:pPr>
        <w:rPr>
          <w:rFonts w:ascii="Times New Roman" w:hAnsi="Times New Roman" w:cs="Times New Roman"/>
          <w:sz w:val="24"/>
        </w:rPr>
      </w:pPr>
    </w:p>
    <w:p w14:paraId="2CE98915" w14:textId="7F3887FB" w:rsidR="00907807" w:rsidRDefault="000A1646">
      <w:pPr>
        <w:rPr>
          <w:rFonts w:ascii="Times New Roman" w:hAnsi="Times New Roman" w:cs="Times New Roman"/>
          <w:sz w:val="24"/>
        </w:rPr>
      </w:pPr>
      <w:r>
        <w:rPr>
          <w:rFonts w:ascii="Times New Roman" w:hAnsi="Times New Roman" w:cs="Times New Roman"/>
          <w:sz w:val="24"/>
        </w:rPr>
        <w:t xml:space="preserve">Individual uncoated CNT and </w:t>
      </w:r>
      <w:r>
        <w:rPr>
          <w:rFonts w:ascii="Times New Roman" w:hAnsi="Times New Roman" w:cs="Times New Roman"/>
          <w:sz w:val="24"/>
          <w:lang w:val="en-AU"/>
        </w:rPr>
        <w:t>NUNCD</w:t>
      </w:r>
      <w:r>
        <w:rPr>
          <w:rFonts w:ascii="Times New Roman" w:hAnsi="Times New Roman" w:cs="Times New Roman"/>
          <w:sz w:val="24"/>
        </w:rPr>
        <w:t>/CNT samples (n=3 per group) with a 5 mm by 5 mm size were attached to a coverslip using biocompatible silicone elastomer (</w:t>
      </w:r>
      <w:proofErr w:type="spellStart"/>
      <w:r>
        <w:rPr>
          <w:rFonts w:ascii="Times New Roman" w:hAnsi="Times New Roman" w:cs="Times New Roman"/>
          <w:sz w:val="24"/>
        </w:rPr>
        <w:t>Kwik-CastTM</w:t>
      </w:r>
      <w:proofErr w:type="spellEnd"/>
      <w:r>
        <w:rPr>
          <w:rFonts w:ascii="Times New Roman" w:hAnsi="Times New Roman" w:cs="Times New Roman"/>
          <w:sz w:val="24"/>
        </w:rPr>
        <w:t xml:space="preserve">). The carbon samples and coverslip controls were </w:t>
      </w:r>
      <w:del w:id="157" w:author="Sorel De Leon Vergara" w:date="2025-09-28T15:07:00Z" w16du:dateUtc="2025-09-28T05:07:00Z">
        <w:r w:rsidDel="005D50F2">
          <w:rPr>
            <w:rFonts w:ascii="Times New Roman" w:hAnsi="Times New Roman" w:cs="Times New Roman"/>
            <w:sz w:val="24"/>
          </w:rPr>
          <w:delText>sterili</w:delText>
        </w:r>
        <w:r w:rsidDel="00333ECA">
          <w:rPr>
            <w:rFonts w:ascii="Times New Roman" w:hAnsi="Times New Roman" w:cs="Times New Roman"/>
            <w:sz w:val="24"/>
          </w:rPr>
          <w:delText>z</w:delText>
        </w:r>
        <w:r w:rsidDel="005D50F2">
          <w:rPr>
            <w:rFonts w:ascii="Times New Roman" w:hAnsi="Times New Roman" w:cs="Times New Roman"/>
            <w:sz w:val="24"/>
          </w:rPr>
          <w:delText>ed</w:delText>
        </w:r>
      </w:del>
      <w:ins w:id="158" w:author="Sorel De Leon Vergara" w:date="2025-09-28T15:07:00Z" w16du:dateUtc="2025-09-28T05:07:00Z">
        <w:r w:rsidR="005D50F2">
          <w:rPr>
            <w:rFonts w:ascii="Times New Roman" w:hAnsi="Times New Roman" w:cs="Times New Roman"/>
            <w:sz w:val="24"/>
          </w:rPr>
          <w:t>sterilized</w:t>
        </w:r>
      </w:ins>
      <w:r>
        <w:rPr>
          <w:rFonts w:ascii="Times New Roman" w:hAnsi="Times New Roman" w:cs="Times New Roman"/>
          <w:sz w:val="24"/>
        </w:rPr>
        <w:t xml:space="preserve"> via autoclaving, and the</w:t>
      </w:r>
      <w:r>
        <w:rPr>
          <w:rFonts w:ascii="Times New Roman" w:hAnsi="Times New Roman" w:cs="Times New Roman" w:hint="eastAsia"/>
          <w:sz w:val="24"/>
        </w:rPr>
        <w:t>n</w:t>
      </w:r>
      <w:r>
        <w:rPr>
          <w:rFonts w:ascii="Times New Roman" w:hAnsi="Times New Roman" w:cs="Times New Roman"/>
          <w:sz w:val="24"/>
        </w:rPr>
        <w:t xml:space="preserve"> placed in 48-well dishes for cell culture with three replicates per condition. Prior to cell seeding, carbon samples were incubated in Neurobas</w:t>
      </w:r>
      <w:r>
        <w:rPr>
          <w:rFonts w:ascii="Times New Roman" w:hAnsi="Times New Roman" w:cs="Times New Roman" w:hint="eastAsia"/>
          <w:sz w:val="24"/>
        </w:rPr>
        <w:t>a</w:t>
      </w:r>
      <w:r>
        <w:rPr>
          <w:rFonts w:ascii="Times New Roman" w:hAnsi="Times New Roman" w:cs="Times New Roman"/>
          <w:sz w:val="24"/>
        </w:rPr>
        <w:t>l A medium (Gibco) overnight without additional coatings. Coverslip</w:t>
      </w:r>
      <w:r>
        <w:rPr>
          <w:rFonts w:ascii="Times New Roman" w:hAnsi="Times New Roman" w:cs="Times New Roman" w:hint="eastAsia"/>
          <w:sz w:val="24"/>
        </w:rPr>
        <w:t xml:space="preserve"> (CS)</w:t>
      </w:r>
      <w:r>
        <w:rPr>
          <w:rFonts w:ascii="Times New Roman" w:hAnsi="Times New Roman" w:cs="Times New Roman"/>
          <w:sz w:val="24"/>
        </w:rPr>
        <w:t xml:space="preserve"> controls (n=3) were pre-coated with 0.05 mg/ml poly-dl-lysine.</w:t>
      </w:r>
      <w:r>
        <w:rPr>
          <w:rFonts w:ascii="Times New Roman" w:hAnsi="Times New Roman" w:cs="Times New Roman" w:hint="eastAsia"/>
          <w:sz w:val="24"/>
        </w:rPr>
        <w:t xml:space="preserve"> </w:t>
      </w:r>
      <w:r>
        <w:rPr>
          <w:rFonts w:ascii="Times New Roman" w:hAnsi="Times New Roman" w:cs="Times New Roman"/>
          <w:sz w:val="24"/>
        </w:rPr>
        <w:t xml:space="preserve">The primary rat cortical cells were harvested from cerebral cortices of P0 rat pups and were seeded on the surface of </w:t>
      </w:r>
      <w:r>
        <w:rPr>
          <w:rFonts w:ascii="Times New Roman" w:hAnsi="Times New Roman" w:cs="Times New Roman"/>
          <w:sz w:val="24"/>
          <w:lang w:val="en-AU"/>
        </w:rPr>
        <w:t>NUNCD</w:t>
      </w:r>
      <w:r>
        <w:rPr>
          <w:rFonts w:ascii="Times New Roman" w:hAnsi="Times New Roman" w:cs="Times New Roman"/>
          <w:sz w:val="24"/>
        </w:rPr>
        <w:t>/CNT at a density of 100k cells/</w:t>
      </w:r>
      <w:r>
        <w:rPr>
          <w:rFonts w:ascii="Times New Roman" w:hAnsi="Times New Roman" w:cs="Times New Roman"/>
          <w:sz w:val="24"/>
          <w:lang w:val="en-AU"/>
        </w:rPr>
        <w:t xml:space="preserve"> </w:t>
      </w:r>
      <w:r>
        <w:rPr>
          <w:rFonts w:ascii="Times New Roman" w:hAnsi="Times New Roman" w:cs="Times New Roman"/>
          <w:sz w:val="24"/>
        </w:rPr>
        <w:t xml:space="preserve">well on both </w:t>
      </w:r>
      <w:r>
        <w:rPr>
          <w:rFonts w:ascii="Times New Roman" w:hAnsi="Times New Roman" w:cs="Times New Roman"/>
          <w:sz w:val="24"/>
          <w:lang w:val="en-AU"/>
        </w:rPr>
        <w:t>NUNCD</w:t>
      </w:r>
      <w:r>
        <w:rPr>
          <w:rFonts w:ascii="Times New Roman" w:hAnsi="Times New Roman" w:cs="Times New Roman"/>
          <w:sz w:val="24"/>
        </w:rPr>
        <w:t>/CNT and coverslip controls. After seeding, the cells were incubated at 37 °C in a 5% CO</w:t>
      </w:r>
      <w:r>
        <w:rPr>
          <w:rFonts w:ascii="Times New Roman" w:hAnsi="Times New Roman" w:cs="Times New Roman"/>
          <w:sz w:val="24"/>
          <w:vertAlign w:val="subscript"/>
        </w:rPr>
        <w:t>2</w:t>
      </w:r>
      <w:r>
        <w:rPr>
          <w:rFonts w:ascii="Times New Roman" w:hAnsi="Times New Roman" w:cs="Times New Roman"/>
          <w:sz w:val="24"/>
        </w:rPr>
        <w:t xml:space="preserve"> environment. Half of the culture medium (Neurobasal A supplemented with B27, Pen/Strep, and </w:t>
      </w:r>
      <w:proofErr w:type="spellStart"/>
      <w:r>
        <w:rPr>
          <w:rFonts w:ascii="Times New Roman" w:hAnsi="Times New Roman" w:cs="Times New Roman"/>
          <w:sz w:val="24"/>
        </w:rPr>
        <w:t>Gluta</w:t>
      </w:r>
      <w:r>
        <w:rPr>
          <w:rFonts w:ascii="Times New Roman" w:hAnsi="Times New Roman" w:cs="Times New Roman" w:hint="eastAsia"/>
          <w:sz w:val="24"/>
        </w:rPr>
        <w:t>M</w:t>
      </w:r>
      <w:r>
        <w:rPr>
          <w:rFonts w:ascii="Times New Roman" w:hAnsi="Times New Roman" w:cs="Times New Roman"/>
          <w:sz w:val="24"/>
        </w:rPr>
        <w:t>ax</w:t>
      </w:r>
      <w:proofErr w:type="spellEnd"/>
      <w:r>
        <w:rPr>
          <w:rFonts w:ascii="Times New Roman" w:hAnsi="Times New Roman" w:cs="Times New Roman"/>
          <w:sz w:val="24"/>
        </w:rPr>
        <w:t>) was then changed every two days.</w:t>
      </w:r>
    </w:p>
    <w:p w14:paraId="163CC37F" w14:textId="77777777" w:rsidR="00907807" w:rsidRDefault="00907807">
      <w:pPr>
        <w:rPr>
          <w:rFonts w:ascii="Times New Roman" w:hAnsi="Times New Roman" w:cs="Times New Roman"/>
          <w:sz w:val="24"/>
        </w:rPr>
      </w:pPr>
    </w:p>
    <w:p w14:paraId="6847722F" w14:textId="77777777" w:rsidR="00907807" w:rsidRDefault="000A1646">
      <w:pPr>
        <w:rPr>
          <w:rFonts w:ascii="Times New Roman" w:hAnsi="Times New Roman" w:cs="Times New Roman"/>
          <w:sz w:val="24"/>
        </w:rPr>
      </w:pPr>
      <w:r>
        <w:rPr>
          <w:rFonts w:ascii="Times New Roman" w:hAnsi="Times New Roman" w:cs="Times New Roman"/>
          <w:sz w:val="24"/>
        </w:rPr>
        <w:t>Samples were then fixed after 7 days of incubation to assess the cellular viability and morphology. The samples were washed with phosphorate</w:t>
      </w:r>
      <w:r>
        <w:rPr>
          <w:rFonts w:ascii="Times New Roman" w:hAnsi="Times New Roman" w:cs="Times New Roman" w:hint="eastAsia"/>
          <w:sz w:val="24"/>
        </w:rPr>
        <w:t>-</w:t>
      </w:r>
      <w:r>
        <w:rPr>
          <w:rFonts w:ascii="Times New Roman" w:hAnsi="Times New Roman" w:cs="Times New Roman"/>
          <w:sz w:val="24"/>
        </w:rPr>
        <w:t xml:space="preserve">buffered solution (PBS) once and then fixed in 4% paraformaldehyde (PFA) solution for 10 min, and then another 10 min in cold methanol. After cold methanol, cells were triple rinsed with PBS. Cells were then pretreated for 30 min with the blocking solution containing 2% goat serum (GS) and 2% fetal bovine serum (FBS) in PBS. Subsequently, the samples were incubated in a primary antibody solution for 30 min and then triple-rinsed with PBS. After the primary antibody solution, samples were incubated with the secondary antibody solution for 60 min. Finally, samples were rinsed with PBS three times and stored in </w:t>
      </w:r>
      <w:r>
        <w:rPr>
          <w:rFonts w:ascii="Times New Roman" w:hAnsi="Times New Roman" w:cs="Times New Roman" w:hint="eastAsia"/>
          <w:sz w:val="24"/>
        </w:rPr>
        <w:t>a</w:t>
      </w:r>
      <w:r>
        <w:rPr>
          <w:rFonts w:ascii="Times New Roman" w:hAnsi="Times New Roman" w:cs="Times New Roman"/>
          <w:sz w:val="24"/>
        </w:rPr>
        <w:t xml:space="preserve"> 4°C fridge to be imaged. The primary antibody solution was prepared </w:t>
      </w:r>
      <w:r>
        <w:rPr>
          <w:rFonts w:ascii="Times New Roman" w:hAnsi="Times New Roman" w:cs="Times New Roman" w:hint="eastAsia"/>
          <w:sz w:val="24"/>
        </w:rPr>
        <w:t>with</w:t>
      </w:r>
      <w:r>
        <w:rPr>
          <w:rFonts w:ascii="Times New Roman" w:hAnsi="Times New Roman" w:cs="Times New Roman"/>
          <w:sz w:val="24"/>
        </w:rPr>
        <w:t xml:space="preserve"> mouse anti-β-III tubulin</w:t>
      </w:r>
      <w:r>
        <w:rPr>
          <w:rFonts w:ascii="Times New Roman" w:hAnsi="Times New Roman" w:cs="Times New Roman" w:hint="eastAsia"/>
          <w:sz w:val="24"/>
        </w:rPr>
        <w:t>,</w:t>
      </w:r>
      <w:r>
        <w:rPr>
          <w:rFonts w:ascii="Times New Roman" w:hAnsi="Times New Roman" w:cs="Times New Roman"/>
          <w:sz w:val="24"/>
        </w:rPr>
        <w:t xml:space="preserve"> and the secondary antibody solution was prepared </w:t>
      </w:r>
      <w:r>
        <w:rPr>
          <w:rFonts w:ascii="Times New Roman" w:hAnsi="Times New Roman" w:cs="Times New Roman" w:hint="eastAsia"/>
          <w:sz w:val="24"/>
        </w:rPr>
        <w:t>with</w:t>
      </w:r>
      <w:r>
        <w:rPr>
          <w:rFonts w:ascii="Times New Roman" w:hAnsi="Times New Roman" w:cs="Times New Roman"/>
          <w:sz w:val="24"/>
        </w:rPr>
        <w:t xml:space="preserve"> Goat anti-mouse Alexa 488 (IgG) </w:t>
      </w:r>
      <w:r>
        <w:rPr>
          <w:rFonts w:ascii="Times New Roman" w:hAnsi="Times New Roman" w:cs="Times New Roman" w:hint="eastAsia"/>
          <w:sz w:val="24"/>
        </w:rPr>
        <w:t>together with propidium iodide (PI)</w:t>
      </w:r>
      <w:r>
        <w:rPr>
          <w:rFonts w:ascii="Times New Roman" w:hAnsi="Times New Roman" w:cs="Times New Roman"/>
          <w:sz w:val="24"/>
        </w:rPr>
        <w:t xml:space="preserve">. Imaging was conducted at at least five random locations per sample </w:t>
      </w:r>
      <w:r>
        <w:rPr>
          <w:rFonts w:ascii="Times New Roman" w:hAnsi="Times New Roman" w:cs="Times New Roman" w:hint="eastAsia"/>
          <w:sz w:val="24"/>
        </w:rPr>
        <w:t>using</w:t>
      </w:r>
      <w:r>
        <w:rPr>
          <w:rFonts w:ascii="Times New Roman" w:hAnsi="Times New Roman" w:cs="Times New Roman"/>
          <w:sz w:val="24"/>
        </w:rPr>
        <w:t xml:space="preserve"> a confocal microscope (Olympus, FV 1200) with the excitation lasers</w:t>
      </w:r>
      <w:r>
        <w:rPr>
          <w:rFonts w:ascii="Times New Roman" w:hAnsi="Times New Roman" w:cs="Times New Roman" w:hint="eastAsia"/>
          <w:sz w:val="24"/>
        </w:rPr>
        <w:t xml:space="preserve"> at</w:t>
      </w:r>
      <w:r>
        <w:rPr>
          <w:rFonts w:ascii="Times New Roman" w:hAnsi="Times New Roman" w:cs="Times New Roman"/>
          <w:sz w:val="24"/>
        </w:rPr>
        <w:t xml:space="preserve"> 488 nm and 532 nm.</w:t>
      </w:r>
    </w:p>
    <w:p w14:paraId="37874A83" w14:textId="77777777" w:rsidR="00907807" w:rsidRDefault="00907807">
      <w:pPr>
        <w:rPr>
          <w:rFonts w:ascii="Times New Roman" w:hAnsi="Times New Roman" w:cs="Times New Roman"/>
          <w:sz w:val="24"/>
        </w:rPr>
      </w:pPr>
    </w:p>
    <w:p w14:paraId="4F66D7AA" w14:textId="36C5991A" w:rsidR="00907807" w:rsidDel="00784BAC" w:rsidRDefault="000A1646">
      <w:pPr>
        <w:rPr>
          <w:del w:id="159" w:author="Wei Tong" w:date="2025-09-28T12:39:00Z" w16du:dateUtc="2025-09-28T02:39:00Z"/>
          <w:rFonts w:ascii="Times New Roman" w:hAnsi="Times New Roman" w:cs="Times New Roman"/>
          <w:sz w:val="24"/>
        </w:rPr>
      </w:pPr>
      <w:r>
        <w:rPr>
          <w:rFonts w:ascii="Times New Roman" w:hAnsi="Times New Roman" w:cs="Times New Roman"/>
          <w:sz w:val="24"/>
        </w:rPr>
        <w:t>For data analysis, cells and neurons were identified manually in ImageJ (Fiji)</w:t>
      </w:r>
      <w:del w:id="160" w:author="Sorel De Leon Vergara" w:date="2025-09-28T15:07:00Z" w16du:dateUtc="2025-09-28T05:07:00Z">
        <w:r w:rsidDel="005D50F2">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PEVuZE5vdGU+PENpdGU+PEF1dGhvcj5TY2hpbmRlbGluPC9BdXRob3I+PFllYXI+MjAxMjwvWWVh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PEVuZE5vdGU+PENpdGU+PEF1dGhvcj5TY2hpbmRlbGluPC9BdXRob3I+PFllYXI+MjAxMjwvWWVh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[69]</w:t>
      </w:r>
      <w:r>
        <w:rPr>
          <w:rFonts w:ascii="Times New Roman" w:hAnsi="Times New Roman" w:cs="Times New Roman"/>
          <w:sz w:val="24"/>
        </w:rPr>
        <w:fldChar w:fldCharType="end"/>
      </w:r>
      <w:ins w:id="161" w:author="Sorel De Leon Vergara" w:date="2025-09-28T15:07:00Z" w16du:dateUtc="2025-09-28T05:07:00Z">
        <w:r w:rsidR="005D50F2">
          <w:rPr>
            <w:rFonts w:ascii="Times New Roman" w:hAnsi="Times New Roman" w:cs="Times New Roman"/>
            <w:sz w:val="24"/>
          </w:rPr>
          <w:t>.</w:t>
        </w:r>
      </w:ins>
      <w:r>
        <w:rPr>
          <w:rFonts w:ascii="Times New Roman" w:hAnsi="Times New Roman" w:cs="Times New Roman"/>
          <w:sz w:val="24"/>
        </w:rPr>
        <w:t xml:space="preserve"> Neurite coverage was estimated from β-III tubulin staining using a custom script written in MATLAB R2022b. </w:t>
      </w:r>
    </w:p>
    <w:p w14:paraId="469A6536" w14:textId="77777777" w:rsidR="002F4A25" w:rsidRDefault="002F4A25">
      <w:pPr>
        <w:rPr>
          <w:ins w:id="162" w:author="Sorel De Leon Vergara" w:date="2025-09-28T15:10:00Z" w16du:dateUtc="2025-09-28T05:10:00Z"/>
          <w:rFonts w:ascii="Times New Roman" w:hAnsi="Times New Roman" w:cs="Times New Roman"/>
          <w:sz w:val="24"/>
        </w:rPr>
      </w:pPr>
    </w:p>
    <w:p w14:paraId="511A6313" w14:textId="76909BA5" w:rsidR="00CD3A08" w:rsidRDefault="004951B7" w:rsidP="004951B7">
      <w:pPr>
        <w:pStyle w:val="ListParagraph"/>
        <w:numPr>
          <w:ilvl w:val="1"/>
          <w:numId w:val="2"/>
        </w:numPr>
        <w:ind w:firstLineChars="0"/>
        <w:rPr>
          <w:ins w:id="163" w:author="Sorel De Leon Vergara" w:date="2025-09-28T15:12:00Z" w16du:dateUtc="2025-09-28T05:12:00Z"/>
          <w:rFonts w:ascii="Times New Roman" w:hAnsi="Times New Roman" w:cs="Times New Roman"/>
          <w:b/>
          <w:bCs/>
          <w:sz w:val="24"/>
        </w:rPr>
      </w:pPr>
      <w:ins w:id="164" w:author="Sorel De Leon Vergara" w:date="2025-09-28T15:11:00Z" w16du:dateUtc="2025-09-28T05:11:00Z">
        <w:r>
          <w:rPr>
            <w:rFonts w:ascii="Times New Roman" w:hAnsi="Times New Roman" w:cs="Times New Roman"/>
            <w:b/>
            <w:bCs/>
            <w:sz w:val="24"/>
          </w:rPr>
          <w:lastRenderedPageBreak/>
          <w:t>El</w:t>
        </w:r>
        <w:commentRangeStart w:id="165"/>
        <w:r>
          <w:rPr>
            <w:rFonts w:ascii="Times New Roman" w:hAnsi="Times New Roman" w:cs="Times New Roman"/>
            <w:b/>
            <w:bCs/>
            <w:sz w:val="24"/>
          </w:rPr>
          <w:t>ectrode fabrication</w:t>
        </w:r>
      </w:ins>
      <w:commentRangeEnd w:id="165"/>
      <w:ins w:id="166" w:author="Sorel De Leon Vergara" w:date="2025-09-28T15:12:00Z" w16du:dateUtc="2025-09-28T05:12:00Z">
        <w:r w:rsidR="00521062">
          <w:rPr>
            <w:rStyle w:val="CommentReference"/>
          </w:rPr>
          <w:commentReference w:id="165"/>
        </w:r>
      </w:ins>
    </w:p>
    <w:p w14:paraId="4A2FD042" w14:textId="5D0F10C6" w:rsidR="00521062" w:rsidRPr="000E01AB" w:rsidRDefault="000E01AB">
      <w:pPr>
        <w:rPr>
          <w:ins w:id="168" w:author="Sorel De Leon Vergara" w:date="2025-09-28T15:11:00Z" w16du:dateUtc="2025-09-28T05:11:00Z"/>
          <w:rFonts w:ascii="Times New Roman" w:hAnsi="Times New Roman" w:cs="Times New Roman"/>
          <w:sz w:val="24"/>
          <w:rPrChange w:id="169" w:author="Sorel De Leon Vergara" w:date="2025-09-28T15:12:00Z" w16du:dateUtc="2025-09-28T05:12:00Z">
            <w:rPr>
              <w:ins w:id="170" w:author="Sorel De Leon Vergara" w:date="2025-09-28T15:11:00Z" w16du:dateUtc="2025-09-28T05:11:00Z"/>
            </w:rPr>
          </w:rPrChange>
        </w:rPr>
      </w:pPr>
      <w:ins w:id="171" w:author="Sorel De Leon Vergara" w:date="2025-09-28T15:12:00Z" w16du:dateUtc="2025-09-28T05:12:00Z">
        <w:r>
          <w:rPr>
            <w:rFonts w:ascii="Times New Roman" w:hAnsi="Times New Roman" w:cs="Times New Roman"/>
            <w:sz w:val="24"/>
          </w:rPr>
          <w:t>For retina stimulation and EcoG recording a CNT/NUNCD electrode</w:t>
        </w:r>
        <w:r w:rsidR="00973A81">
          <w:rPr>
            <w:rFonts w:ascii="Times New Roman" w:hAnsi="Times New Roman" w:cs="Times New Roman"/>
            <w:sz w:val="24"/>
          </w:rPr>
          <w:t xml:space="preserve"> was fabricated. After successfully depositing </w:t>
        </w:r>
      </w:ins>
      <w:ins w:id="172" w:author="Sorel De Leon Vergara" w:date="2025-09-28T15:13:00Z" w16du:dateUtc="2025-09-28T05:13:00Z">
        <w:r w:rsidR="00973A81">
          <w:rPr>
            <w:rFonts w:ascii="Times New Roman" w:hAnsi="Times New Roman" w:cs="Times New Roman"/>
            <w:sz w:val="24"/>
          </w:rPr>
          <w:t>NUNCD on CNT the comp</w:t>
        </w:r>
        <w:r w:rsidR="005B685D">
          <w:rPr>
            <w:rFonts w:ascii="Times New Roman" w:hAnsi="Times New Roman" w:cs="Times New Roman"/>
            <w:sz w:val="24"/>
          </w:rPr>
          <w:t>osite mat was cut using a laser cutter (Oxford..) to achieve a 200x200um…</w:t>
        </w:r>
      </w:ins>
      <w:ins w:id="173" w:author="Sorel De Leon Vergara" w:date="2025-09-28T15:14:00Z" w16du:dateUtc="2025-09-28T05:14:00Z">
        <w:r w:rsidR="00D97B5D" w:rsidRPr="00D97B5D">
          <w:rPr>
            <w:rFonts w:ascii="Times New Roman" w:hAnsi="Times New Roman" w:cs="Times New Roman"/>
            <w:sz w:val="24"/>
          </w:rPr>
          <w:t xml:space="preserve"> </w:t>
        </w:r>
        <w:r w:rsidR="00D97B5D">
          <w:rPr>
            <w:rFonts w:ascii="Times New Roman" w:hAnsi="Times New Roman" w:cs="Times New Roman" w:hint="eastAsia"/>
            <w:sz w:val="24"/>
          </w:rPr>
          <w:t xml:space="preserve">The NUNCD/CNT electrode </w:t>
        </w:r>
        <w:r w:rsidR="00D97B5D">
          <w:rPr>
            <w:rFonts w:ascii="Times New Roman" w:hAnsi="Times New Roman" w:cs="Times New Roman"/>
            <w:sz w:val="24"/>
          </w:rPr>
          <w:t>had an exposure area of 200 µm × 200 µm, with the other area covered in epoxy</w:t>
        </w:r>
      </w:ins>
    </w:p>
    <w:p w14:paraId="20443A92" w14:textId="77777777" w:rsidR="004951B7" w:rsidRPr="004951B7" w:rsidRDefault="004951B7">
      <w:pPr>
        <w:pStyle w:val="ListParagraph"/>
        <w:ind w:left="792" w:firstLineChars="0" w:firstLine="0"/>
        <w:rPr>
          <w:rFonts w:ascii="Times New Roman" w:hAnsi="Times New Roman" w:cs="Times New Roman"/>
          <w:sz w:val="24"/>
          <w:rPrChange w:id="174" w:author="Sorel De Leon Vergara" w:date="2025-09-28T15:11:00Z" w16du:dateUtc="2025-09-28T05:11:00Z">
            <w:rPr/>
          </w:rPrChange>
        </w:rPr>
        <w:pPrChange w:id="175" w:author="Sorel De Leon Vergara" w:date="2025-09-28T15:11:00Z" w16du:dateUtc="2025-09-28T05:11:00Z">
          <w:pPr/>
        </w:pPrChange>
      </w:pPr>
    </w:p>
    <w:p w14:paraId="73C41611" w14:textId="54FA88E2" w:rsidR="00907807" w:rsidDel="004C07A7" w:rsidRDefault="000A1646">
      <w:pPr>
        <w:pStyle w:val="ListParagraph"/>
        <w:numPr>
          <w:ilvl w:val="1"/>
          <w:numId w:val="2"/>
        </w:numPr>
        <w:ind w:firstLineChars="0"/>
        <w:rPr>
          <w:moveFrom w:id="176" w:author="Wei Tong" w:date="2025-09-28T12:34:00Z" w16du:dateUtc="2025-09-28T02:34:00Z"/>
          <w:rFonts w:ascii="Times New Roman" w:hAnsi="Times New Roman" w:cs="Times New Roman"/>
          <w:b/>
          <w:bCs/>
          <w:sz w:val="24"/>
        </w:rPr>
      </w:pPr>
      <w:moveFromRangeStart w:id="177" w:author="Wei Tong" w:date="2025-09-28T12:34:00Z" w:name="move209955299"/>
      <w:moveFrom w:id="178" w:author="Wei Tong" w:date="2025-09-28T12:34:00Z" w16du:dateUtc="2025-09-28T02:34:00Z">
        <w:r w:rsidDel="004C07A7">
          <w:rPr>
            <w:rFonts w:ascii="Times New Roman" w:hAnsi="Times New Roman" w:cs="Times New Roman"/>
            <w:b/>
            <w:bCs/>
            <w:sz w:val="24"/>
          </w:rPr>
          <w:t>Dopamine sensing</w:t>
        </w:r>
      </w:moveFrom>
    </w:p>
    <w:p w14:paraId="07F444D9" w14:textId="2A621CDF" w:rsidR="00907807" w:rsidDel="004C07A7" w:rsidRDefault="00907807">
      <w:pPr>
        <w:rPr>
          <w:moveFrom w:id="179" w:author="Wei Tong" w:date="2025-09-28T12:34:00Z" w16du:dateUtc="2025-09-28T02:34:00Z"/>
          <w:rFonts w:ascii="Times New Roman" w:hAnsi="Times New Roman" w:cs="Times New Roman"/>
          <w:sz w:val="24"/>
        </w:rPr>
      </w:pPr>
    </w:p>
    <w:p w14:paraId="35382653" w14:textId="5E12430C" w:rsidR="00907807" w:rsidDel="001F7642" w:rsidRDefault="000A1646" w:rsidP="001F7642">
      <w:pPr>
        <w:rPr>
          <w:del w:id="180" w:author="Sorel De Leon Vergara" w:date="2025-09-28T15:08:00Z" w16du:dateUtc="2025-09-28T05:08:00Z"/>
          <w:moveFrom w:id="181" w:author="Wei Tong" w:date="2025-09-28T12:34:00Z" w16du:dateUtc="2025-09-28T02:34:00Z"/>
          <w:rFonts w:ascii="Times New Roman" w:hAnsi="Times New Roman" w:cs="Times New Roman"/>
          <w:sz w:val="24"/>
        </w:rPr>
      </w:pPr>
      <w:moveFrom w:id="182" w:author="Wei Tong" w:date="2025-09-28T12:34:00Z" w16du:dateUtc="2025-09-28T02:34:00Z">
        <w:r w:rsidDel="004C07A7">
          <w:rPr>
            <w:rFonts w:ascii="Times New Roman" w:hAnsi="Times New Roman" w:cs="Times New Roman"/>
            <w:sz w:val="24"/>
          </w:rPr>
          <w:t xml:space="preserve">The three-electrode electrochemical setup </w:t>
        </w:r>
        <w:r w:rsidDel="004C07A7">
          <w:rPr>
            <w:rFonts w:ascii="Times New Roman" w:hAnsi="Times New Roman" w:cs="Times New Roman" w:hint="eastAsia"/>
            <w:sz w:val="24"/>
          </w:rPr>
          <w:t xml:space="preserve">described above </w:t>
        </w:r>
        <w:r w:rsidDel="004C07A7">
          <w:rPr>
            <w:rFonts w:ascii="Times New Roman" w:hAnsi="Times New Roman" w:cs="Times New Roman"/>
            <w:sz w:val="24"/>
          </w:rPr>
          <w:t>was</w:t>
        </w:r>
        <w:r w:rsidDel="004C07A7">
          <w:rPr>
            <w:rFonts w:ascii="Times New Roman" w:hAnsi="Times New Roman" w:cs="Times New Roman" w:hint="eastAsia"/>
            <w:sz w:val="24"/>
          </w:rPr>
          <w:t xml:space="preserve"> also</w:t>
        </w:r>
        <w:r w:rsidDel="004C07A7">
          <w:rPr>
            <w:rFonts w:ascii="Times New Roman" w:hAnsi="Times New Roman" w:cs="Times New Roman"/>
            <w:sz w:val="24"/>
          </w:rPr>
          <w:t xml:space="preserve"> used </w:t>
        </w:r>
        <w:r w:rsidDel="004C07A7">
          <w:rPr>
            <w:rFonts w:ascii="Times New Roman" w:hAnsi="Times New Roman" w:cs="Times New Roman" w:hint="eastAsia"/>
            <w:sz w:val="24"/>
          </w:rPr>
          <w:t>for</w:t>
        </w:r>
        <w:r w:rsidDel="004C07A7">
          <w:rPr>
            <w:rFonts w:ascii="Times New Roman" w:hAnsi="Times New Roman" w:cs="Times New Roman"/>
            <w:sz w:val="24"/>
          </w:rPr>
          <w:t xml:space="preserve"> dopamine detection measurements using uncoated CNT and NUNCD coated CNT samples. CVs between -0.4 V and 1 V were applied at a scan rate of 100 mV/s while the electrodes were immersed in PBS and dopamine solutions </w:t>
        </w:r>
        <w:r w:rsidDel="004C07A7">
          <w:rPr>
            <w:rFonts w:ascii="Times New Roman" w:hAnsi="Times New Roman" w:cs="Times New Roman" w:hint="eastAsia"/>
            <w:sz w:val="24"/>
          </w:rPr>
          <w:t>of varying</w:t>
        </w:r>
        <w:r w:rsidDel="004C07A7">
          <w:rPr>
            <w:rFonts w:ascii="Times New Roman" w:hAnsi="Times New Roman" w:cs="Times New Roman"/>
            <w:sz w:val="24"/>
          </w:rPr>
          <w:t xml:space="preserve"> concentrations between 0.1 and 2 </w:t>
        </w:r>
        <w:r w:rsidDel="004C07A7">
          <w:rPr>
            <w:rFonts w:ascii="Times New Roman" w:hAnsi="Times New Roman" w:cs="Times New Roman" w:hint="eastAsia"/>
            <w:sz w:val="24"/>
          </w:rPr>
          <w:t>m</w:t>
        </w:r>
        <w:r w:rsidDel="004C07A7">
          <w:rPr>
            <w:rFonts w:ascii="Times New Roman" w:hAnsi="Times New Roman" w:cs="Times New Roman"/>
            <w:sz w:val="24"/>
          </w:rPr>
          <w:t>M. Background currents were removed by subtracting the CV recorded in PBS from each dopamine CV prior to analysis. Dopamine sensitivity was estimated at the slope of the linear fitting between the oxidation peak current and dopamine concentration. The limit of detection (LoD)</w:t>
        </w:r>
        <w:del w:id="183" w:author="Sorel De Leon Vergara" w:date="2025-09-28T15:08:00Z" w16du:dateUtc="2025-09-28T05:08:00Z">
          <w:r w:rsidDel="001F7642">
            <w:rPr>
              <w:rFonts w:ascii="Times New Roman" w:hAnsi="Times New Roman" w:cs="Times New Roman"/>
              <w:sz w:val="24"/>
            </w:rPr>
            <w:delText xml:space="preserve"> was determined as: </w:delText>
          </w:r>
        </w:del>
      </w:moveFrom>
    </w:p>
    <w:p w14:paraId="2CC7B18B" w14:textId="33D0D2FC" w:rsidR="00907807" w:rsidDel="001F7642" w:rsidRDefault="000A1646">
      <w:pPr>
        <w:rPr>
          <w:del w:id="184" w:author="Sorel De Leon Vergara" w:date="2025-09-28T15:08:00Z" w16du:dateUtc="2025-09-28T05:08:00Z"/>
          <w:moveFrom w:id="185" w:author="Wei Tong" w:date="2025-09-28T12:34:00Z" w16du:dateUtc="2025-09-28T02:34:00Z"/>
          <w:rFonts w:ascii="Times New Roman" w:hAnsi="Times New Roman" w:cs="Times New Roman"/>
          <w:sz w:val="24"/>
        </w:rPr>
      </w:pPr>
      <m:oMathPara>
        <m:oMath>
          <m:r>
            <w:del w:id="186" w:author="Sorel De Leon Vergara" w:date="2025-09-28T15:08:00Z" w16du:dateUtc="2025-09-28T05:08:00Z">
              <w:rPr>
                <w:rFonts w:ascii="Cambria Math" w:hAnsi="Cambria Math" w:cs="Times New Roman"/>
                <w:sz w:val="24"/>
              </w:rPr>
              <m:t xml:space="preserve">LoD=3.3 </m:t>
            </w:del>
          </m:r>
          <m:f>
            <m:fPr>
              <m:ctrlPr>
                <w:del w:id="187" w:author="Sorel De Leon Vergara" w:date="2025-09-28T15:08:00Z" w16du:dateUtc="2025-09-28T05:08:00Z">
                  <w:rPr>
                    <w:rFonts w:ascii="Cambria Math" w:hAnsi="Cambria Math" w:cs="Times New Roman"/>
                    <w:i/>
                    <w:sz w:val="24"/>
                  </w:rPr>
                </w:del>
              </m:ctrlPr>
            </m:fPr>
            <m:num>
              <m:r>
                <w:del w:id="188" w:author="Sorel De Leon Vergara" w:date="2025-09-28T15:08:00Z" w16du:dateUtc="2025-09-28T05:08:00Z">
                  <w:rPr>
                    <w:rFonts w:ascii="Cambria Math" w:hAnsi="Cambria Math" w:cs="Times New Roman"/>
                    <w:sz w:val="24"/>
                  </w:rPr>
                  <m:t>σ</m:t>
                </w:del>
              </m:r>
            </m:num>
            <m:den>
              <m:r>
                <w:del w:id="189" w:author="Sorel De Leon Vergara" w:date="2025-09-28T15:08:00Z" w16du:dateUtc="2025-09-28T05:08:00Z">
                  <w:rPr>
                    <w:rFonts w:ascii="Cambria Math" w:hAnsi="Cambria Math" w:cs="Times New Roman"/>
                    <w:sz w:val="24"/>
                  </w:rPr>
                  <m:t>S</m:t>
                </w:del>
              </m:r>
            </m:den>
          </m:f>
        </m:oMath>
      </m:oMathPara>
    </w:p>
    <w:p w14:paraId="4DA8E64F" w14:textId="672F35F7" w:rsidR="00907807" w:rsidDel="004C07A7" w:rsidRDefault="000A1646">
      <w:pPr>
        <w:rPr>
          <w:moveFrom w:id="190" w:author="Wei Tong" w:date="2025-09-28T12:34:00Z" w16du:dateUtc="2025-09-28T02:34:00Z"/>
          <w:rFonts w:ascii="Times New Roman" w:hAnsi="Times New Roman" w:cs="Times New Roman"/>
          <w:sz w:val="24"/>
        </w:rPr>
      </w:pPr>
      <w:moveFrom w:id="191" w:author="Wei Tong" w:date="2025-09-28T12:34:00Z" w16du:dateUtc="2025-09-28T02:34:00Z">
        <w:del w:id="192" w:author="Sorel De Leon Vergara" w:date="2025-09-28T15:08:00Z" w16du:dateUtc="2025-09-28T05:08:00Z">
          <w:r w:rsidDel="001F7642">
            <w:rPr>
              <w:rFonts w:ascii="Times New Roman" w:hAnsi="Times New Roman" w:cs="Times New Roman"/>
              <w:sz w:val="24"/>
            </w:rPr>
            <w:delText xml:space="preserve">in which </w:delText>
          </w:r>
        </w:del>
        <m:oMath>
          <m:r>
            <w:del w:id="193" w:author="Sorel De Leon Vergara" w:date="2025-09-28T15:08:00Z" w16du:dateUtc="2025-09-28T05:08:00Z">
              <w:rPr>
                <w:rFonts w:ascii="Cambria Math" w:hAnsi="Cambria Math" w:cs="Times New Roman"/>
                <w:sz w:val="24"/>
              </w:rPr>
              <m:t>σ</m:t>
            </w:del>
          </m:r>
        </m:oMath>
        <w:moveFrom w:id="194" w:author="Wei Tong" w:date="2025-09-28T12:34:00Z" w16du:dateUtc="2025-09-28T02:34:00Z">
          <w:del w:id="195" w:author="Sorel De Leon Vergara" w:date="2025-09-28T15:08:00Z" w16du:dateUtc="2025-09-28T05:08:00Z">
            <w:r w:rsidDel="001F7642">
              <w:rPr>
                <w:rFonts w:ascii="Times New Roman" w:hAnsi="Times New Roman" w:cs="Times New Roman"/>
                <w:sz w:val="24"/>
              </w:rPr>
              <w:delText xml:space="preserve"> represents the standard deviation</w:delText>
            </w:r>
          </w:del>
          <w:r w:rsidDel="004C07A7">
            <w:rPr>
              <w:rFonts w:ascii="Times New Roman" w:hAnsi="Times New Roman" w:cs="Times New Roman"/>
              <w:sz w:val="24"/>
            </w:rPr>
            <w:t xml:space="preserve"> of the regression residuals and </w:t>
          </w:r>
          <w:r w:rsidDel="004C07A7">
            <w:rPr>
              <w:rFonts w:ascii="Times New Roman" w:hAnsi="Times New Roman" w:cs="Times New Roman"/>
              <w:i/>
              <w:iCs/>
              <w:sz w:val="24"/>
            </w:rPr>
            <w:t xml:space="preserve">S </w:t>
          </w:r>
          <w:r w:rsidDel="004C07A7">
            <w:rPr>
              <w:rFonts w:ascii="Times New Roman" w:hAnsi="Times New Roman" w:cs="Times New Roman"/>
              <w:sz w:val="24"/>
            </w:rPr>
            <w:t xml:space="preserve">is the fitted slope. </w:t>
          </w:r>
        </w:moveFrom>
      </w:moveFrom>
    </w:p>
    <w:p w14:paraId="2CCA2396" w14:textId="02019A6D" w:rsidR="00907807" w:rsidDel="004C07A7" w:rsidRDefault="00907807">
      <w:pPr>
        <w:rPr>
          <w:moveFrom w:id="196" w:author="Wei Tong" w:date="2025-09-28T12:34:00Z" w16du:dateUtc="2025-09-28T02:34:00Z"/>
          <w:rFonts w:ascii="Times New Roman" w:hAnsi="Times New Roman" w:cs="Times New Roman"/>
          <w:sz w:val="24"/>
        </w:rPr>
      </w:pPr>
    </w:p>
    <w:p w14:paraId="01F70952" w14:textId="1CFE2F8C" w:rsidR="00907807" w:rsidDel="004F0ADF" w:rsidRDefault="000A1646">
      <w:pPr>
        <w:rPr>
          <w:del w:id="197" w:author="Sorel De Leon Vergara" w:date="2025-09-28T15:07:00Z" w16du:dateUtc="2025-09-28T05:07:00Z"/>
          <w:moveFrom w:id="198" w:author="Wei Tong" w:date="2025-09-28T12:34:00Z" w16du:dateUtc="2025-09-28T02:34:00Z"/>
          <w:rFonts w:ascii="Times New Roman" w:hAnsi="Times New Roman" w:cs="Times New Roman"/>
          <w:sz w:val="24"/>
        </w:rPr>
      </w:pPr>
      <w:moveFrom w:id="199" w:author="Wei Tong" w:date="2025-09-28T12:34:00Z" w16du:dateUtc="2025-09-28T02:34:00Z">
        <w:r w:rsidDel="004C07A7">
          <w:rPr>
            <w:rFonts w:ascii="Times New Roman" w:hAnsi="Times New Roman" w:cs="Times New Roman" w:hint="eastAsia"/>
            <w:sz w:val="24"/>
          </w:rPr>
          <w:t>B</w:t>
        </w:r>
        <w:r w:rsidDel="004C07A7">
          <w:rPr>
            <w:rFonts w:ascii="Times New Roman" w:hAnsi="Times New Roman" w:cs="Times New Roman"/>
            <w:sz w:val="24"/>
          </w:rPr>
          <w:t>iofouling tests</w:t>
        </w:r>
        <w:r w:rsidDel="004C07A7">
          <w:rPr>
            <w:rFonts w:ascii="Times New Roman" w:hAnsi="Times New Roman" w:cs="Times New Roman" w:hint="eastAsia"/>
            <w:sz w:val="24"/>
          </w:rPr>
          <w:t xml:space="preserve"> were conducted by incubating </w:t>
        </w:r>
        <w:r w:rsidDel="004C07A7">
          <w:rPr>
            <w:rFonts w:ascii="Times New Roman" w:hAnsi="Times New Roman" w:cs="Times New Roman"/>
            <w:sz w:val="24"/>
          </w:rPr>
          <w:t xml:space="preserve">samples in PBS solution containing 15% horse serum (HS) at room temperature. During the first 6 hours, electrodes were continuously cycled between -1 V and 1 V at a scan rate of 100 mV/s. No additional CVs were applied thereafter. Dopamine sensitivity was re-measured for individual samples after </w:t>
        </w:r>
        <w:r w:rsidDel="004C07A7">
          <w:rPr>
            <w:rFonts w:ascii="Times New Roman" w:hAnsi="Times New Roman" w:cs="Times New Roman" w:hint="eastAsia"/>
            <w:sz w:val="24"/>
          </w:rPr>
          <w:t>6</w:t>
        </w:r>
        <w:r w:rsidDel="004C07A7">
          <w:rPr>
            <w:rFonts w:ascii="Times New Roman" w:hAnsi="Times New Roman" w:cs="Times New Roman"/>
            <w:sz w:val="24"/>
          </w:rPr>
          <w:t xml:space="preserve"> hours</w:t>
        </w:r>
        <w:r w:rsidDel="004C07A7">
          <w:rPr>
            <w:rFonts w:ascii="Times New Roman" w:hAnsi="Times New Roman" w:cs="Times New Roman" w:hint="eastAsia"/>
            <w:sz w:val="24"/>
          </w:rPr>
          <w:t xml:space="preserve"> </w:t>
        </w:r>
        <w:r w:rsidDel="004C07A7">
          <w:rPr>
            <w:rFonts w:ascii="Times New Roman" w:hAnsi="Times New Roman" w:cs="Times New Roman"/>
            <w:sz w:val="24"/>
          </w:rPr>
          <w:t>and 22 hours of incubatio</w:t>
        </w:r>
        <w:del w:id="200" w:author="Sorel De Leon Vergara" w:date="2025-09-28T15:07:00Z" w16du:dateUtc="2025-09-28T05:07:00Z">
          <w:r w:rsidDel="004F0ADF">
            <w:rPr>
              <w:rFonts w:ascii="Times New Roman" w:hAnsi="Times New Roman" w:cs="Times New Roman"/>
              <w:sz w:val="24"/>
            </w:rPr>
            <w:delText>n.</w:delText>
          </w:r>
        </w:del>
      </w:moveFrom>
    </w:p>
    <w:moveFromRangeEnd w:id="177"/>
    <w:p w14:paraId="5554C9D8" w14:textId="27C2D45F" w:rsidR="00907807" w:rsidDel="004F0ADF" w:rsidRDefault="00907807">
      <w:pPr>
        <w:rPr>
          <w:del w:id="201" w:author="Sorel De Leon Vergara" w:date="2025-09-28T15:08:00Z" w16du:dateUtc="2025-09-28T05:08:00Z"/>
          <w:rFonts w:ascii="Times New Roman" w:hAnsi="Times New Roman" w:cs="Times New Roman"/>
          <w:sz w:val="24"/>
        </w:rPr>
      </w:pPr>
    </w:p>
    <w:p w14:paraId="0201306C" w14:textId="4503CCAB" w:rsidR="00907807" w:rsidRDefault="000A1646">
      <w:pPr>
        <w:pStyle w:val="ListParagraph"/>
        <w:numPr>
          <w:ilvl w:val="1"/>
          <w:numId w:val="2"/>
        </w:numPr>
        <w:ind w:firstLineChars="0"/>
        <w:rPr>
          <w:rFonts w:ascii="Times New Roman" w:hAnsi="Times New Roman" w:cs="Times New Roman"/>
          <w:b/>
          <w:bCs/>
          <w:sz w:val="24"/>
        </w:rPr>
        <w:pPrChange w:id="202" w:author="Wei Tong" w:date="2025-09-28T12:38:00Z" w16du:dateUtc="2025-09-28T02:38:00Z">
          <w:pPr>
            <w:pStyle w:val="ListParagraph"/>
            <w:numPr>
              <w:ilvl w:val="1"/>
              <w:numId w:val="3"/>
            </w:numPr>
            <w:ind w:left="792" w:firstLineChars="0" w:hanging="432"/>
          </w:pPr>
        </w:pPrChange>
      </w:pPr>
      <w:bookmarkStart w:id="203" w:name="OLE_LINK7"/>
      <w:del w:id="204" w:author="Sorel De Leon Vergara" w:date="2025-09-28T15:08:00Z" w16du:dateUtc="2025-09-28T05:08:00Z">
        <w:r w:rsidDel="001F7642">
          <w:rPr>
            <w:rFonts w:ascii="Times New Roman" w:hAnsi="Times New Roman" w:cs="Times New Roman"/>
            <w:b/>
            <w:bCs/>
            <w:sz w:val="24"/>
          </w:rPr>
          <w:delText>R</w:delText>
        </w:r>
      </w:del>
      <w:ins w:id="205" w:author="Sorel De Leon Vergara" w:date="2025-09-28T15:08:00Z" w16du:dateUtc="2025-09-28T05:08:00Z">
        <w:r w:rsidR="001F7642">
          <w:rPr>
            <w:rFonts w:ascii="Times New Roman" w:hAnsi="Times New Roman" w:cs="Times New Roman"/>
            <w:b/>
            <w:bCs/>
            <w:sz w:val="24"/>
          </w:rPr>
          <w:t>R</w:t>
        </w:r>
      </w:ins>
      <w:r>
        <w:rPr>
          <w:rFonts w:ascii="Times New Roman" w:hAnsi="Times New Roman" w:cs="Times New Roman"/>
          <w:b/>
          <w:bCs/>
          <w:sz w:val="24"/>
        </w:rPr>
        <w:t>etina stimulation</w:t>
      </w:r>
    </w:p>
    <w:bookmarkEnd w:id="203"/>
    <w:p w14:paraId="4230616F" w14:textId="28285CF8" w:rsidR="00907807" w:rsidDel="004C07A7" w:rsidRDefault="00907807">
      <w:pPr>
        <w:rPr>
          <w:del w:id="206" w:author="Wei Tong" w:date="2025-09-28T12:38:00Z" w16du:dateUtc="2025-09-28T02:38:00Z"/>
          <w:rFonts w:ascii="Times New Roman" w:hAnsi="Times New Roman" w:cs="Times New Roman"/>
          <w:sz w:val="24"/>
        </w:rPr>
      </w:pPr>
    </w:p>
    <w:p w14:paraId="2F4F11DB" w14:textId="4AB10D0D" w:rsidR="00907807" w:rsidDel="004C07A7" w:rsidRDefault="000A1646">
      <w:pPr>
        <w:rPr>
          <w:del w:id="207" w:author="Wei Tong" w:date="2025-09-28T12:38:00Z" w16du:dateUtc="2025-09-28T02:38:00Z"/>
          <w:rFonts w:ascii="Times New Roman" w:hAnsi="Times New Roman" w:cs="Times New Roman"/>
          <w:sz w:val="24"/>
        </w:rPr>
      </w:pPr>
      <w:del w:id="208" w:author="Wei Tong" w:date="2025-09-28T12:38:00Z" w16du:dateUtc="2025-09-28T02:38:00Z">
        <w:r w:rsidDel="004C07A7">
          <w:rPr>
            <w:rFonts w:ascii="Times New Roman" w:hAnsi="Times New Roman" w:cs="Times New Roman"/>
            <w:sz w:val="24"/>
          </w:rPr>
          <w:delText xml:space="preserve">All </w:delText>
        </w:r>
        <w:r w:rsidDel="004C07A7">
          <w:rPr>
            <w:rFonts w:ascii="Times New Roman" w:hAnsi="Times New Roman" w:cs="Times New Roman"/>
            <w:sz w:val="24"/>
            <w:lang w:val="en-AU"/>
          </w:rPr>
          <w:delText xml:space="preserve">animal </w:delText>
        </w:r>
        <w:r w:rsidDel="004C07A7">
          <w:rPr>
            <w:rFonts w:ascii="Times New Roman" w:hAnsi="Times New Roman" w:cs="Times New Roman"/>
            <w:sz w:val="24"/>
          </w:rPr>
          <w:delText xml:space="preserve">procedures were conducted in compliance with the guidelines of the National Health and Medical Research Council of Australia (Australian Code for the Care and Use of Animals for Scientific Purposes) and </w:delText>
        </w:r>
        <w:commentRangeStart w:id="209"/>
        <w:r w:rsidDel="004C07A7">
          <w:rPr>
            <w:rFonts w:ascii="Times New Roman" w:hAnsi="Times New Roman" w:cs="Times New Roman"/>
            <w:sz w:val="24"/>
          </w:rPr>
          <w:delText xml:space="preserve">approval (ID </w:delText>
        </w:r>
        <w:r w:rsidDel="004C07A7">
          <w:rPr>
            <w:rFonts w:ascii="Times New Roman" w:hAnsi="Times New Roman" w:cs="Times New Roman" w:hint="eastAsia"/>
            <w:sz w:val="24"/>
          </w:rPr>
          <w:delText>27274</w:delText>
        </w:r>
        <w:r w:rsidDel="004C07A7">
          <w:rPr>
            <w:rFonts w:ascii="Times New Roman" w:hAnsi="Times New Roman" w:cs="Times New Roman"/>
            <w:sz w:val="24"/>
            <w:lang w:val="en-AU"/>
          </w:rPr>
          <w:delText xml:space="preserve"> and 27122</w:delText>
        </w:r>
        <w:r w:rsidDel="004C07A7">
          <w:rPr>
            <w:rFonts w:ascii="Times New Roman" w:hAnsi="Times New Roman" w:cs="Times New Roman"/>
            <w:sz w:val="24"/>
          </w:rPr>
          <w:delText>)</w:delText>
        </w:r>
        <w:commentRangeEnd w:id="209"/>
        <w:r w:rsidDel="004C07A7">
          <w:commentReference w:id="209"/>
        </w:r>
        <w:r w:rsidDel="004C07A7">
          <w:rPr>
            <w:rFonts w:ascii="Times New Roman" w:hAnsi="Times New Roman" w:cs="Times New Roman"/>
            <w:sz w:val="24"/>
          </w:rPr>
          <w:delText xml:space="preserve"> from the University of Melbourne Animal Welfare and Ethics Committee.</w:delText>
        </w:r>
      </w:del>
    </w:p>
    <w:p w14:paraId="17B00F3B" w14:textId="77777777" w:rsidR="00907807" w:rsidRDefault="00907807">
      <w:pPr>
        <w:rPr>
          <w:rFonts w:ascii="Times New Roman" w:hAnsi="Times New Roman" w:cs="Times New Roman"/>
          <w:sz w:val="24"/>
        </w:rPr>
      </w:pPr>
    </w:p>
    <w:p w14:paraId="4305EA03" w14:textId="121F3CBE" w:rsidR="00907807" w:rsidRDefault="000A1646">
      <w:pPr>
        <w:rPr>
          <w:rFonts w:ascii="Times New Roman" w:hAnsi="Times New Roman" w:cs="Times New Roman"/>
          <w:sz w:val="24"/>
        </w:rPr>
      </w:pPr>
      <w:r>
        <w:rPr>
          <w:rFonts w:ascii="Times New Roman" w:hAnsi="Times New Roman" w:cs="Times New Roman"/>
          <w:sz w:val="24"/>
        </w:rPr>
        <w:t xml:space="preserve">For the retina preparation, </w:t>
      </w:r>
      <w:r>
        <w:rPr>
          <w:rFonts w:ascii="Times New Roman" w:hAnsi="Times New Roman" w:cs="Times New Roman" w:hint="eastAsia"/>
          <w:sz w:val="24"/>
        </w:rPr>
        <w:t>the Royal College of Surgeons (RCS) rat model was used. An RCS rat aged 15 weeks was anesthetized with an intraperitoneal injection using a mixture of Ketamine (100 mg/kg) and Xylazine (10 mg/kg)</w:t>
      </w:r>
      <w:ins w:id="210" w:author="Wei Tong" w:date="2025-09-28T12:40:00Z" w16du:dateUtc="2025-09-28T02:40:00Z">
        <w:r w:rsidR="00784BAC">
          <w:rPr>
            <w:rFonts w:ascii="Times New Roman" w:hAnsi="Times New Roman" w:cs="Times New Roman"/>
            <w:sz w:val="24"/>
          </w:rPr>
          <w:t xml:space="preserve">, as previously </w:t>
        </w:r>
        <w:commentRangeStart w:id="211"/>
        <w:r w:rsidR="00784BAC">
          <w:rPr>
            <w:rFonts w:ascii="Times New Roman" w:hAnsi="Times New Roman" w:cs="Times New Roman"/>
            <w:sz w:val="24"/>
          </w:rPr>
          <w:t>described</w:t>
        </w:r>
      </w:ins>
      <w:commentRangeEnd w:id="211"/>
      <w:ins w:id="212" w:author="Wei Tong" w:date="2025-09-28T12:41:00Z" w16du:dateUtc="2025-09-28T02:41:00Z">
        <w:r w:rsidR="00784BAC">
          <w:rPr>
            <w:rStyle w:val="CommentReference"/>
          </w:rPr>
          <w:commentReference w:id="211"/>
        </w:r>
      </w:ins>
      <w:r>
        <w:rPr>
          <w:rFonts w:ascii="Times New Roman" w:hAnsi="Times New Roman" w:cs="Times New Roman" w:hint="eastAsia"/>
          <w:sz w:val="24"/>
        </w:rPr>
        <w:t xml:space="preserve">. After enucleation of both eyes, 2 </w:t>
      </w:r>
      <w:r>
        <w:rPr>
          <w:rFonts w:ascii="Times New Roman" w:hAnsi="Times New Roman" w:cs="Times New Roman"/>
          <w:sz w:val="24"/>
        </w:rPr>
        <w:t>µ</w:t>
      </w:r>
      <w:r>
        <w:rPr>
          <w:rFonts w:ascii="Times New Roman" w:hAnsi="Times New Roman" w:cs="Times New Roman" w:hint="eastAsia"/>
          <w:sz w:val="24"/>
        </w:rPr>
        <w:t xml:space="preserve">L of calcium indicator solution (20 mM Oregon green 488 BAPTA-1 </w:t>
      </w:r>
      <w:proofErr w:type="spellStart"/>
      <w:r>
        <w:rPr>
          <w:rFonts w:ascii="Times New Roman" w:hAnsi="Times New Roman" w:cs="Times New Roman" w:hint="eastAsia"/>
          <w:sz w:val="24"/>
        </w:rPr>
        <w:t>hexapotassium</w:t>
      </w:r>
      <w:proofErr w:type="spellEnd"/>
      <w:r>
        <w:rPr>
          <w:rFonts w:ascii="Times New Roman" w:hAnsi="Times New Roman" w:cs="Times New Roman" w:hint="eastAsia"/>
          <w:sz w:val="24"/>
        </w:rPr>
        <w:t xml:space="preserve">) was injected into the optic nerve using a Hamilton Syringe through a small incision made at the optic nerve ending. Cornea and lens were removed via </w:t>
      </w:r>
      <w:proofErr w:type="spellStart"/>
      <w:r>
        <w:rPr>
          <w:rFonts w:ascii="Times New Roman" w:hAnsi="Times New Roman" w:cs="Times New Roman" w:hint="eastAsia"/>
          <w:sz w:val="24"/>
        </w:rPr>
        <w:t>hemisection</w:t>
      </w:r>
      <w:proofErr w:type="spellEnd"/>
      <w:r>
        <w:rPr>
          <w:rFonts w:ascii="Times New Roman" w:hAnsi="Times New Roman" w:cs="Times New Roman" w:hint="eastAsia"/>
          <w:sz w:val="24"/>
        </w:rPr>
        <w:t xml:space="preserve"> just above the sclera after which the eyecup was maintained overnight in </w:t>
      </w:r>
      <w:proofErr w:type="spellStart"/>
      <w:r>
        <w:rPr>
          <w:rFonts w:ascii="Times New Roman" w:hAnsi="Times New Roman" w:cs="Times New Roman" w:hint="eastAsia"/>
          <w:sz w:val="24"/>
        </w:rPr>
        <w:t>carbogenated</w:t>
      </w:r>
      <w:proofErr w:type="spellEnd"/>
      <w:r>
        <w:rPr>
          <w:rFonts w:ascii="Times New Roman" w:hAnsi="Times New Roman" w:cs="Times New Roman" w:hint="eastAsia"/>
          <w:sz w:val="24"/>
        </w:rPr>
        <w:t xml:space="preserve"> Ames</w:t>
      </w:r>
      <w:r>
        <w:rPr>
          <w:rFonts w:ascii="Times New Roman" w:hAnsi="Times New Roman" w:cs="Times New Roman"/>
          <w:sz w:val="24"/>
        </w:rPr>
        <w:t>’</w:t>
      </w:r>
      <w:r>
        <w:rPr>
          <w:rFonts w:ascii="Times New Roman" w:hAnsi="Times New Roman" w:cs="Times New Roman" w:hint="eastAsia"/>
          <w:sz w:val="24"/>
        </w:rPr>
        <w:t xml:space="preserve"> medium at room temperature. The next day the retina was extracted by severing the optic nerve connection, and the vitreous body was removed via tweezing using a 20</w:t>
      </w:r>
      <w:r>
        <w:rPr>
          <w:rFonts w:ascii="Times New Roman" w:hAnsi="Times New Roman" w:cs="Times New Roman"/>
          <w:sz w:val="24"/>
        </w:rPr>
        <w:t>×</w:t>
      </w:r>
      <w:r>
        <w:rPr>
          <w:rFonts w:ascii="Times New Roman" w:hAnsi="Times New Roman" w:cs="Times New Roman" w:hint="eastAsia"/>
          <w:sz w:val="24"/>
        </w:rPr>
        <w:t xml:space="preserve"> upright stereo microscope (Vision Engineering) under dim red light to prevent photobleaching. The extracted retina was mounted retinal ganglion cell (RGC) side up on a cover slip secured using a tissue harp to flatten and minimize movement over time. The retina was </w:t>
      </w:r>
      <w:proofErr w:type="spellStart"/>
      <w:r>
        <w:rPr>
          <w:rFonts w:ascii="Times New Roman" w:hAnsi="Times New Roman" w:cs="Times New Roman" w:hint="eastAsia"/>
          <w:sz w:val="24"/>
        </w:rPr>
        <w:t>superfused</w:t>
      </w:r>
      <w:proofErr w:type="spellEnd"/>
      <w:r>
        <w:rPr>
          <w:rFonts w:ascii="Times New Roman" w:hAnsi="Times New Roman" w:cs="Times New Roman" w:hint="eastAsia"/>
          <w:sz w:val="24"/>
        </w:rPr>
        <w:t xml:space="preserve"> with fresh </w:t>
      </w:r>
      <w:proofErr w:type="spellStart"/>
      <w:r>
        <w:rPr>
          <w:rFonts w:ascii="Times New Roman" w:hAnsi="Times New Roman" w:cs="Times New Roman" w:hint="eastAsia"/>
          <w:sz w:val="24"/>
        </w:rPr>
        <w:t>carbogenated</w:t>
      </w:r>
      <w:proofErr w:type="spellEnd"/>
      <w:r>
        <w:rPr>
          <w:rFonts w:ascii="Times New Roman" w:hAnsi="Times New Roman" w:cs="Times New Roman" w:hint="eastAsia"/>
          <w:sz w:val="24"/>
        </w:rPr>
        <w:t xml:space="preserve"> Ames</w:t>
      </w:r>
      <w:r>
        <w:rPr>
          <w:rFonts w:ascii="Times New Roman" w:hAnsi="Times New Roman" w:cs="Times New Roman"/>
          <w:sz w:val="24"/>
        </w:rPr>
        <w:t>’</w:t>
      </w:r>
      <w:r>
        <w:rPr>
          <w:rFonts w:ascii="Times New Roman" w:hAnsi="Times New Roman" w:cs="Times New Roman" w:hint="eastAsia"/>
          <w:sz w:val="24"/>
        </w:rPr>
        <w:t xml:space="preserve"> medium at room temperature during the entire experiment.</w:t>
      </w:r>
    </w:p>
    <w:p w14:paraId="6A470AAD" w14:textId="77777777" w:rsidR="00907807" w:rsidRDefault="00907807">
      <w:pPr>
        <w:rPr>
          <w:rFonts w:ascii="Times New Roman" w:hAnsi="Times New Roman" w:cs="Times New Roman"/>
          <w:sz w:val="24"/>
        </w:rPr>
      </w:pPr>
    </w:p>
    <w:p w14:paraId="5EE2F65D" w14:textId="6F649904" w:rsidR="00907807" w:rsidRDefault="000A1646">
      <w:pPr>
        <w:rPr>
          <w:rFonts w:ascii="Times New Roman" w:hAnsi="Times New Roman" w:cs="Times New Roman"/>
          <w:sz w:val="24"/>
        </w:rPr>
      </w:pPr>
      <w:r>
        <w:rPr>
          <w:rFonts w:ascii="Times New Roman" w:hAnsi="Times New Roman" w:cs="Times New Roman" w:hint="eastAsia"/>
          <w:sz w:val="24"/>
        </w:rPr>
        <w:t xml:space="preserve">For the calcium imaging, a confocal microscope (Olympus </w:t>
      </w:r>
      <w:proofErr w:type="spellStart"/>
      <w:r>
        <w:rPr>
          <w:rFonts w:ascii="Times New Roman" w:hAnsi="Times New Roman" w:cs="Times New Roman" w:hint="eastAsia"/>
          <w:sz w:val="24"/>
        </w:rPr>
        <w:t>Fluoview</w:t>
      </w:r>
      <w:proofErr w:type="spellEnd"/>
      <w:r>
        <w:rPr>
          <w:rFonts w:ascii="Times New Roman" w:hAnsi="Times New Roman" w:cs="Times New Roman" w:hint="eastAsia"/>
          <w:sz w:val="24"/>
        </w:rPr>
        <w:t xml:space="preserve"> FV 1200) outfitted with a 40</w:t>
      </w:r>
      <w:r>
        <w:rPr>
          <w:rFonts w:ascii="Times New Roman" w:hAnsi="Times New Roman" w:cs="Times New Roman"/>
          <w:sz w:val="24"/>
        </w:rPr>
        <w:t>×</w:t>
      </w:r>
      <w:r>
        <w:rPr>
          <w:rFonts w:ascii="Times New Roman" w:hAnsi="Times New Roman" w:cs="Times New Roman" w:hint="eastAsia"/>
          <w:sz w:val="24"/>
        </w:rPr>
        <w:t xml:space="preserve"> water-immersion objective lens (Olympus) was used to acquire fluorescent images at 7.76 Hz. For electrical stimulation, a Grapevine Neural Interface System and a Macro </w:t>
      </w:r>
      <w:proofErr w:type="spellStart"/>
      <w:r>
        <w:rPr>
          <w:rFonts w:ascii="Times New Roman" w:hAnsi="Times New Roman" w:cs="Times New Roman" w:hint="eastAsia"/>
          <w:sz w:val="24"/>
        </w:rPr>
        <w:t>Stim</w:t>
      </w:r>
      <w:proofErr w:type="spellEnd"/>
      <w:r>
        <w:rPr>
          <w:rFonts w:ascii="Times New Roman" w:hAnsi="Times New Roman" w:cs="Times New Roman" w:hint="eastAsia"/>
          <w:sz w:val="24"/>
        </w:rPr>
        <w:t xml:space="preserve"> </w:t>
      </w:r>
      <w:proofErr w:type="spellStart"/>
      <w:r>
        <w:rPr>
          <w:rFonts w:ascii="Times New Roman" w:hAnsi="Times New Roman" w:cs="Times New Roman" w:hint="eastAsia"/>
          <w:sz w:val="24"/>
        </w:rPr>
        <w:t>headstage</w:t>
      </w:r>
      <w:proofErr w:type="spellEnd"/>
      <w:r>
        <w:rPr>
          <w:rFonts w:ascii="Times New Roman" w:hAnsi="Times New Roman" w:cs="Times New Roman" w:hint="eastAsia"/>
          <w:sz w:val="24"/>
        </w:rPr>
        <w:t xml:space="preserve"> (ripple </w:t>
      </w:r>
      <w:proofErr w:type="spellStart"/>
      <w:r>
        <w:rPr>
          <w:rFonts w:ascii="Times New Roman" w:hAnsi="Times New Roman" w:cs="Times New Roman" w:hint="eastAsia"/>
          <w:sz w:val="24"/>
        </w:rPr>
        <w:t>neuro</w:t>
      </w:r>
      <w:proofErr w:type="spellEnd"/>
      <w:r>
        <w:rPr>
          <w:rFonts w:ascii="Times New Roman" w:hAnsi="Times New Roman" w:cs="Times New Roman" w:hint="eastAsia"/>
          <w:sz w:val="24"/>
        </w:rPr>
        <w:t xml:space="preserve">, USA) were connected to the return silver/silver chloride electrode and the working NUNCD/CNT electrode. Both were placed in the </w:t>
      </w:r>
      <w:proofErr w:type="spellStart"/>
      <w:r>
        <w:rPr>
          <w:rFonts w:ascii="Times New Roman" w:hAnsi="Times New Roman" w:cs="Times New Roman" w:hint="eastAsia"/>
          <w:sz w:val="24"/>
        </w:rPr>
        <w:t>carbogenated</w:t>
      </w:r>
      <w:proofErr w:type="spellEnd"/>
      <w:r>
        <w:rPr>
          <w:rFonts w:ascii="Times New Roman" w:hAnsi="Times New Roman" w:cs="Times New Roman" w:hint="eastAsia"/>
          <w:sz w:val="24"/>
        </w:rPr>
        <w:t xml:space="preserve"> Ames</w:t>
      </w:r>
      <w:r>
        <w:rPr>
          <w:rFonts w:ascii="Times New Roman" w:hAnsi="Times New Roman" w:cs="Times New Roman"/>
          <w:sz w:val="24"/>
        </w:rPr>
        <w:t>’</w:t>
      </w:r>
      <w:r>
        <w:rPr>
          <w:rFonts w:ascii="Times New Roman" w:hAnsi="Times New Roman" w:cs="Times New Roman" w:hint="eastAsia"/>
          <w:sz w:val="24"/>
        </w:rPr>
        <w:t xml:space="preserve"> solution with the return placed at the outer edge of the solution.</w:t>
      </w:r>
      <w:del w:id="213" w:author="Sorel De Leon Vergara" w:date="2025-09-28T15:13:00Z" w16du:dateUtc="2025-09-28T05:13:00Z">
        <w:r w:rsidDel="00D97B5D">
          <w:rPr>
            <w:rFonts w:ascii="Times New Roman" w:hAnsi="Times New Roman" w:cs="Times New Roman" w:hint="eastAsia"/>
            <w:sz w:val="24"/>
          </w:rPr>
          <w:delText xml:space="preserve"> The NUNCD/CNT electrode </w:delText>
        </w:r>
        <w:r w:rsidDel="00D97B5D">
          <w:rPr>
            <w:rFonts w:ascii="Times New Roman" w:hAnsi="Times New Roman" w:cs="Times New Roman"/>
            <w:sz w:val="24"/>
          </w:rPr>
          <w:delText>had an exposure area of 200 µm × 200 µm, with the other area covered in epoxy</w:delText>
        </w:r>
      </w:del>
      <w:del w:id="214" w:author="Sorel De Leon Vergara" w:date="2025-09-28T15:14:00Z" w16du:dateUtc="2025-09-28T05:14:00Z">
        <w:r w:rsidDel="00D97B5D">
          <w:rPr>
            <w:rFonts w:ascii="Times New Roman" w:hAnsi="Times New Roman" w:cs="Times New Roman"/>
            <w:sz w:val="24"/>
          </w:rPr>
          <w:delText>.</w:delText>
        </w:r>
      </w:del>
      <w:r>
        <w:rPr>
          <w:rFonts w:ascii="Times New Roman" w:hAnsi="Times New Roman" w:cs="Times New Roman"/>
          <w:sz w:val="24"/>
        </w:rPr>
        <w:t xml:space="preserve"> </w:t>
      </w:r>
      <w:ins w:id="215" w:author="Sorel De Leon Vergara" w:date="2025-09-28T15:14:00Z" w16du:dateUtc="2025-09-28T05:14:00Z">
        <w:r w:rsidR="00D97B5D">
          <w:rPr>
            <w:rFonts w:ascii="Times New Roman" w:hAnsi="Times New Roman" w:cs="Times New Roman"/>
            <w:sz w:val="24"/>
          </w:rPr>
          <w:t>The electrode</w:t>
        </w:r>
      </w:ins>
      <w:del w:id="216" w:author="Sorel De Leon Vergara" w:date="2025-09-28T15:14:00Z" w16du:dateUtc="2025-09-28T05:14:00Z">
        <w:r w:rsidDel="00D97B5D">
          <w:rPr>
            <w:rFonts w:ascii="Times New Roman" w:hAnsi="Times New Roman" w:cs="Times New Roman"/>
            <w:sz w:val="24"/>
          </w:rPr>
          <w:delText>It</w:delText>
        </w:r>
      </w:del>
      <w:r>
        <w:rPr>
          <w:rFonts w:ascii="Times New Roman" w:hAnsi="Times New Roman" w:cs="Times New Roman"/>
          <w:sz w:val="24"/>
        </w:rPr>
        <w:t xml:space="preserve"> was </w:t>
      </w:r>
      <w:r>
        <w:rPr>
          <w:rFonts w:ascii="Times New Roman" w:hAnsi="Times New Roman" w:cs="Times New Roman" w:hint="eastAsia"/>
          <w:sz w:val="24"/>
        </w:rPr>
        <w:t xml:space="preserve">placed </w:t>
      </w:r>
      <w:proofErr w:type="spellStart"/>
      <w:r>
        <w:rPr>
          <w:rFonts w:ascii="Times New Roman" w:hAnsi="Times New Roman" w:cs="Times New Roman" w:hint="eastAsia"/>
          <w:sz w:val="24"/>
        </w:rPr>
        <w:t>epiretinally</w:t>
      </w:r>
      <w:proofErr w:type="spellEnd"/>
      <w:r>
        <w:rPr>
          <w:rFonts w:ascii="Times New Roman" w:hAnsi="Times New Roman" w:cs="Times New Roman" w:hint="eastAsia"/>
          <w:sz w:val="24"/>
        </w:rPr>
        <w:t xml:space="preserve"> either on the surface of the retina (~50 </w:t>
      </w:r>
      <w:r>
        <w:rPr>
          <w:rFonts w:ascii="Times New Roman" w:hAnsi="Times New Roman" w:cs="Times New Roman"/>
          <w:sz w:val="24"/>
        </w:rPr>
        <w:t>µm</w:t>
      </w:r>
      <w:r>
        <w:rPr>
          <w:rFonts w:ascii="Times New Roman" w:hAnsi="Times New Roman" w:cs="Times New Roman" w:hint="eastAsia"/>
          <w:sz w:val="24"/>
        </w:rPr>
        <w:t xml:space="preserve">) or 300 </w:t>
      </w:r>
      <w:r>
        <w:rPr>
          <w:rFonts w:ascii="Times New Roman" w:hAnsi="Times New Roman" w:cs="Times New Roman"/>
          <w:sz w:val="24"/>
        </w:rPr>
        <w:t>µm</w:t>
      </w:r>
      <w:r>
        <w:rPr>
          <w:rFonts w:ascii="Times New Roman" w:hAnsi="Times New Roman" w:cs="Times New Roman" w:hint="eastAsia"/>
          <w:sz w:val="24"/>
        </w:rPr>
        <w:t xml:space="preserve"> away from the retinal surface. The stimulation </w:t>
      </w:r>
      <w:proofErr w:type="spellStart"/>
      <w:r>
        <w:rPr>
          <w:rFonts w:ascii="Times New Roman" w:hAnsi="Times New Roman" w:cs="Times New Roman" w:hint="eastAsia"/>
          <w:sz w:val="24"/>
        </w:rPr>
        <w:t>protocal</w:t>
      </w:r>
      <w:proofErr w:type="spellEnd"/>
      <w:r>
        <w:rPr>
          <w:rFonts w:ascii="Times New Roman" w:hAnsi="Times New Roman" w:cs="Times New Roman" w:hint="eastAsia"/>
          <w:sz w:val="24"/>
        </w:rPr>
        <w:t xml:space="preserve"> was run through a custom MATLAB script which was initiated 11 seconds after starting the image acquisition. Each electrical stimulation consisted of a burst of 100 biphasic square wave pulses, with a pulse duration of 0.5 ms and a frequency of 50 Hz. For all experiments the bursts were applied 15 times with a 20 s interval between them. The amplitude of the bursts increased with each individual application ranging from 0-700 </w:t>
      </w:r>
      <w:r>
        <w:rPr>
          <w:rFonts w:ascii="Times New Roman" w:hAnsi="Times New Roman" w:cs="Times New Roman"/>
          <w:sz w:val="24"/>
        </w:rPr>
        <w:t>µ</w:t>
      </w:r>
      <w:r>
        <w:rPr>
          <w:rFonts w:ascii="Times New Roman" w:hAnsi="Times New Roman" w:cs="Times New Roman" w:hint="eastAsia"/>
          <w:sz w:val="24"/>
        </w:rPr>
        <w:t xml:space="preserve">A in steps of </w:t>
      </w:r>
      <w:del w:id="217" w:author="Wei Tong" w:date="2025-09-28T12:41:00Z" w16du:dateUtc="2025-09-28T02:41:00Z">
        <w:r w:rsidDel="00784BAC">
          <w:rPr>
            <w:rFonts w:ascii="Times New Roman" w:hAnsi="Times New Roman" w:cs="Times New Roman" w:hint="eastAsia"/>
            <w:sz w:val="24"/>
          </w:rPr>
          <w:delText>46.6</w:delText>
        </w:r>
      </w:del>
      <w:ins w:id="218" w:author="Wei Tong" w:date="2025-09-28T12:41:00Z" w16du:dateUtc="2025-09-28T02:41:00Z">
        <w:r w:rsidR="00784BAC">
          <w:rPr>
            <w:rFonts w:ascii="Times New Roman" w:hAnsi="Times New Roman" w:cs="Times New Roman"/>
            <w:sz w:val="24"/>
          </w:rPr>
          <w:t>50</w:t>
        </w:r>
      </w:ins>
      <w:r>
        <w:rPr>
          <w:rFonts w:ascii="Times New Roman" w:hAnsi="Times New Roman" w:cs="Times New Roman" w:hint="eastAsia"/>
          <w:sz w:val="24"/>
        </w:rPr>
        <w:t xml:space="preserve"> </w:t>
      </w:r>
      <w:r>
        <w:rPr>
          <w:rFonts w:ascii="Times New Roman" w:hAnsi="Times New Roman" w:cs="Times New Roman"/>
          <w:sz w:val="24"/>
        </w:rPr>
        <w:t>µ</w:t>
      </w:r>
      <w:r>
        <w:rPr>
          <w:rFonts w:ascii="Times New Roman" w:hAnsi="Times New Roman" w:cs="Times New Roman" w:hint="eastAsia"/>
          <w:sz w:val="24"/>
        </w:rPr>
        <w:t xml:space="preserve">A for close proximity stimulation (~50 </w:t>
      </w:r>
      <w:r>
        <w:rPr>
          <w:rFonts w:ascii="Times New Roman" w:hAnsi="Times New Roman" w:cs="Times New Roman"/>
          <w:sz w:val="24"/>
        </w:rPr>
        <w:t>µm</w:t>
      </w:r>
      <w:r>
        <w:rPr>
          <w:rFonts w:ascii="Times New Roman" w:hAnsi="Times New Roman" w:cs="Times New Roman" w:hint="eastAsia"/>
          <w:sz w:val="24"/>
        </w:rPr>
        <w:t xml:space="preserve">) and 0-1400 </w:t>
      </w:r>
      <w:r>
        <w:rPr>
          <w:rFonts w:ascii="Times New Roman" w:hAnsi="Times New Roman" w:cs="Times New Roman"/>
          <w:sz w:val="24"/>
        </w:rPr>
        <w:t>µ</w:t>
      </w:r>
      <w:r>
        <w:rPr>
          <w:rFonts w:ascii="Times New Roman" w:hAnsi="Times New Roman" w:cs="Times New Roman" w:hint="eastAsia"/>
          <w:sz w:val="24"/>
        </w:rPr>
        <w:t xml:space="preserve">A in steps of </w:t>
      </w:r>
      <w:del w:id="219" w:author="Wei Tong" w:date="2025-09-28T12:42:00Z" w16du:dateUtc="2025-09-28T02:42:00Z">
        <w:r w:rsidDel="00784BAC">
          <w:rPr>
            <w:rFonts w:ascii="Times New Roman" w:hAnsi="Times New Roman" w:cs="Times New Roman" w:hint="eastAsia"/>
            <w:sz w:val="24"/>
          </w:rPr>
          <w:delText>93.3</w:delText>
        </w:r>
      </w:del>
      <w:ins w:id="220" w:author="Wei Tong" w:date="2025-09-28T12:42:00Z" w16du:dateUtc="2025-09-28T02:42:00Z">
        <w:r w:rsidR="00784BAC">
          <w:rPr>
            <w:rFonts w:ascii="Times New Roman" w:hAnsi="Times New Roman" w:cs="Times New Roman"/>
            <w:sz w:val="24"/>
          </w:rPr>
          <w:t>100</w:t>
        </w:r>
      </w:ins>
      <w:r>
        <w:rPr>
          <w:rFonts w:ascii="Times New Roman" w:hAnsi="Times New Roman" w:cs="Times New Roman" w:hint="eastAsia"/>
          <w:sz w:val="24"/>
        </w:rPr>
        <w:t xml:space="preserve"> </w:t>
      </w:r>
      <w:r>
        <w:rPr>
          <w:rFonts w:ascii="Times New Roman" w:hAnsi="Times New Roman" w:cs="Times New Roman"/>
          <w:sz w:val="24"/>
        </w:rPr>
        <w:t>µ</w:t>
      </w:r>
      <w:r>
        <w:rPr>
          <w:rFonts w:ascii="Times New Roman" w:hAnsi="Times New Roman" w:cs="Times New Roman" w:hint="eastAsia"/>
          <w:sz w:val="24"/>
        </w:rPr>
        <w:t xml:space="preserve">A for 300 </w:t>
      </w:r>
      <w:r>
        <w:rPr>
          <w:rFonts w:ascii="Times New Roman" w:hAnsi="Times New Roman" w:cs="Times New Roman"/>
          <w:sz w:val="24"/>
        </w:rPr>
        <w:t>µ</w:t>
      </w:r>
      <w:r>
        <w:rPr>
          <w:rFonts w:ascii="Times New Roman" w:hAnsi="Times New Roman" w:cs="Times New Roman" w:hint="eastAsia"/>
          <w:sz w:val="24"/>
        </w:rPr>
        <w:t xml:space="preserve">m, increased distance, stimulation. </w:t>
      </w:r>
    </w:p>
    <w:p w14:paraId="3CEC7FC4" w14:textId="77777777" w:rsidR="00907807" w:rsidRDefault="00907807">
      <w:pPr>
        <w:rPr>
          <w:rFonts w:ascii="Times New Roman" w:hAnsi="Times New Roman" w:cs="Times New Roman"/>
          <w:sz w:val="24"/>
        </w:rPr>
      </w:pPr>
    </w:p>
    <w:p w14:paraId="7F497EAB" w14:textId="6DE61F22" w:rsidR="00907807" w:rsidRDefault="000A1646">
      <w:pPr>
        <w:rPr>
          <w:rFonts w:ascii="Times New Roman" w:hAnsi="Times New Roman" w:cs="Times New Roman"/>
          <w:sz w:val="24"/>
        </w:rPr>
      </w:pPr>
      <w:r>
        <w:rPr>
          <w:rFonts w:ascii="Times New Roman" w:hAnsi="Times New Roman" w:cs="Times New Roman"/>
          <w:sz w:val="24"/>
          <w:lang w:val="en-AU"/>
        </w:rPr>
        <w:t xml:space="preserve">For data analysis, </w:t>
      </w:r>
      <w:r>
        <w:rPr>
          <w:rFonts w:ascii="Times New Roman" w:hAnsi="Times New Roman" w:cs="Times New Roman" w:hint="eastAsia"/>
          <w:sz w:val="24"/>
        </w:rPr>
        <w:t>cell activity was measured by identifying the location of the RGC soma manually using the Region of Interest Manager in ImageJ (Fiji)</w:t>
      </w:r>
      <w:del w:id="221" w:author="Sorel De Leon Vergara" w:date="2025-09-28T15:09:00Z" w16du:dateUtc="2025-09-28T05:09:00Z">
        <w:r w:rsidDel="000E6DC8">
          <w:rPr>
            <w:rFonts w:ascii="Times New Roman" w:hAnsi="Times New Roman" w:cs="Times New Roman" w:hint="eastAsia"/>
            <w:sz w:val="24"/>
          </w:rPr>
          <w:delText>.</w:delText>
        </w:r>
      </w:del>
      <w:r>
        <w:rPr>
          <w:rFonts w:ascii="Times New Roman" w:hAnsi="Times New Roman" w:cs="Times New Roman"/>
          <w:sz w:val="24"/>
        </w:rPr>
        <w:fldChar w:fldCharType="begin">
          <w:fldData xml:space="preserve">PEVuZE5vdGU+PENpdGU+PEF1dGhvcj5TY2hpbmRlbGluPC9BdXRob3I+PFllYXI+MjAxMjwvWWVh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PEVuZE5vdGU+PENpdGU+PEF1dGhvcj5TY2hpbmRlbGluPC9BdXRob3I+PFllYXI+MjAxMjwvWWVh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[69]</w:t>
      </w:r>
      <w:r>
        <w:rPr>
          <w:rFonts w:ascii="Times New Roman" w:hAnsi="Times New Roman" w:cs="Times New Roman"/>
          <w:sz w:val="24"/>
        </w:rPr>
        <w:fldChar w:fldCharType="end"/>
      </w:r>
      <w:ins w:id="222" w:author="Sorel De Leon Vergara" w:date="2025-09-28T15:09:00Z" w16du:dateUtc="2025-09-28T05:09:00Z">
        <w:r w:rsidR="000E6DC8">
          <w:rPr>
            <w:rFonts w:ascii="Times New Roman" w:hAnsi="Times New Roman" w:cs="Times New Roman"/>
            <w:sz w:val="24"/>
          </w:rPr>
          <w:t>.</w:t>
        </w:r>
      </w:ins>
      <w:r>
        <w:rPr>
          <w:rFonts w:ascii="Times New Roman" w:hAnsi="Times New Roman" w:cs="Times New Roman" w:hint="eastAsia"/>
          <w:sz w:val="24"/>
        </w:rPr>
        <w:t xml:space="preserve"> The raw fluorescence intensity spectrum over time was extracted for each individual cell. A custom MATLAB script was used to apply an Asymmetric Least Squares (ALS) smoothing method (lambda= 1000000, p= 0.01, niter= 10) followed by normalization </w:t>
      </w:r>
      <w:r>
        <w:rPr>
          <w:rFonts w:ascii="Times New Roman" w:hAnsi="Times New Roman" w:cs="Times New Roman" w:hint="eastAsia"/>
          <w:sz w:val="24"/>
        </w:rPr>
        <w:lastRenderedPageBreak/>
        <w:t>and plotting of the processed signal.</w:t>
      </w:r>
    </w:p>
    <w:p w14:paraId="466D3C4A" w14:textId="77777777" w:rsidR="00907807" w:rsidRDefault="00907807">
      <w:pPr>
        <w:rPr>
          <w:rFonts w:ascii="Times New Roman" w:hAnsi="Times New Roman" w:cs="Times New Roman"/>
          <w:sz w:val="24"/>
        </w:rPr>
      </w:pPr>
    </w:p>
    <w:p w14:paraId="7988C35F" w14:textId="77777777" w:rsidR="00907807" w:rsidRDefault="000A1646">
      <w:pPr>
        <w:pStyle w:val="ListParagraph"/>
        <w:numPr>
          <w:ilvl w:val="1"/>
          <w:numId w:val="2"/>
        </w:numPr>
        <w:ind w:firstLineChars="0"/>
        <w:rPr>
          <w:rFonts w:ascii="Times New Roman" w:hAnsi="Times New Roman" w:cs="Times New Roman"/>
          <w:b/>
          <w:bCs/>
          <w:sz w:val="24"/>
        </w:rPr>
        <w:pPrChange w:id="223" w:author="Wei Tong" w:date="2025-09-28T12:38:00Z" w16du:dateUtc="2025-09-28T02:38:00Z">
          <w:pPr>
            <w:pStyle w:val="ListParagraph"/>
            <w:numPr>
              <w:ilvl w:val="1"/>
              <w:numId w:val="3"/>
            </w:numPr>
            <w:ind w:left="792" w:firstLineChars="0" w:hanging="432"/>
          </w:pPr>
        </w:pPrChange>
      </w:pPr>
      <w:r w:rsidRPr="004C07A7">
        <w:rPr>
          <w:rFonts w:ascii="Times New Roman" w:hAnsi="Times New Roman" w:cs="Times New Roman"/>
          <w:b/>
          <w:bCs/>
          <w:sz w:val="24"/>
          <w:rPrChange w:id="224" w:author="Wei Tong" w:date="2025-09-28T12:38:00Z" w16du:dateUtc="2025-09-28T02:38:00Z">
            <w:rPr>
              <w:rFonts w:ascii="Times New Roman" w:hAnsi="Times New Roman" w:cs="Times New Roman"/>
              <w:b/>
              <w:bCs/>
              <w:sz w:val="24"/>
              <w:lang w:val="en-AU"/>
            </w:rPr>
          </w:rPrChange>
        </w:rPr>
        <w:t>In vivo brain recordings</w:t>
      </w:r>
    </w:p>
    <w:p w14:paraId="61348144" w14:textId="77777777" w:rsidR="00907807" w:rsidRDefault="00907807">
      <w:pPr>
        <w:pStyle w:val="ListParagraph"/>
        <w:ind w:firstLineChars="0" w:firstLine="0"/>
        <w:rPr>
          <w:rFonts w:ascii="Times New Roman" w:hAnsi="Times New Roman" w:cs="Times New Roman"/>
          <w:b/>
          <w:bCs/>
          <w:sz w:val="24"/>
          <w:lang w:val="en-AU"/>
        </w:rPr>
      </w:pPr>
    </w:p>
    <w:p w14:paraId="4FE2D9E1" w14:textId="0B3E70BD" w:rsidR="00907807" w:rsidDel="00784BAC" w:rsidRDefault="000A1646">
      <w:pPr>
        <w:rPr>
          <w:del w:id="225" w:author="Wei Tong" w:date="2025-09-28T12:42:00Z" w16du:dateUtc="2025-09-28T02:42:00Z"/>
          <w:rFonts w:ascii="Times New Roman" w:eastAsia="Malgun Gothic" w:hAnsi="Times New Roman" w:cs="Times New Roman"/>
          <w:i/>
          <w:iCs/>
          <w:sz w:val="24"/>
          <w:lang w:eastAsia="ko-KR"/>
        </w:rPr>
      </w:pPr>
      <w:del w:id="226" w:author="Wei Tong" w:date="2025-09-28T12:42:00Z" w16du:dateUtc="2025-09-28T02:42:00Z">
        <w:r w:rsidDel="00784BAC">
          <w:rPr>
            <w:rFonts w:ascii="Times New Roman" w:eastAsia="Malgun Gothic" w:hAnsi="Times New Roman" w:cs="Times New Roman"/>
            <w:i/>
            <w:iCs/>
            <w:sz w:val="24"/>
            <w:lang w:eastAsia="ko-KR"/>
          </w:rPr>
          <w:delText>Surgical Procedures</w:delText>
        </w:r>
      </w:del>
    </w:p>
    <w:p w14:paraId="1CD989C4" w14:textId="77777777" w:rsidR="00907807" w:rsidRDefault="000A1646">
      <w:pPr>
        <w:rPr>
          <w:rFonts w:ascii="Times New Roman" w:eastAsia="Malgun Gothic" w:hAnsi="Times New Roman" w:cs="Times New Roman"/>
          <w:sz w:val="24"/>
          <w:lang w:eastAsia="ko-KR"/>
        </w:rPr>
      </w:pPr>
      <w:r>
        <w:rPr>
          <w:rFonts w:ascii="Times New Roman" w:eastAsia="Malgun Gothic" w:hAnsi="Times New Roman" w:cs="Times New Roman"/>
          <w:sz w:val="24"/>
          <w:lang w:eastAsia="ko-KR"/>
        </w:rPr>
        <w:t xml:space="preserve">NUNCD/CNT electrodes were placed on the surface of the primary visual cortex (V1) of adult Long-Evans rat anaesthetized with isoflurane (5% for induction, 0.5–1.5% during recordings). Analgesics were administered pre-operatively. A 6×6 mm craniotomy and </w:t>
      </w:r>
      <w:proofErr w:type="spellStart"/>
      <w:r>
        <w:rPr>
          <w:rFonts w:ascii="Times New Roman" w:eastAsia="Malgun Gothic" w:hAnsi="Times New Roman" w:cs="Times New Roman"/>
          <w:sz w:val="24"/>
          <w:lang w:eastAsia="ko-KR"/>
        </w:rPr>
        <w:t>duratomy</w:t>
      </w:r>
      <w:proofErr w:type="spellEnd"/>
      <w:r>
        <w:rPr>
          <w:rFonts w:ascii="Times New Roman" w:eastAsia="Malgun Gothic" w:hAnsi="Times New Roman" w:cs="Times New Roman"/>
          <w:sz w:val="24"/>
          <w:lang w:eastAsia="ko-KR"/>
        </w:rPr>
        <w:t xml:space="preserve"> were performed to expose the visual cortex, and stainless steel screws were affixed to the skull for grounding. Electrodes were mounted on the stereotaxic frame and carefully positioned on the brain surface. Electrophysiological signals were recorded while animals remained under </w:t>
      </w:r>
      <w:proofErr w:type="spellStart"/>
      <w:r>
        <w:rPr>
          <w:rFonts w:ascii="Times New Roman" w:eastAsia="Malgun Gothic" w:hAnsi="Times New Roman" w:cs="Times New Roman"/>
          <w:sz w:val="24"/>
          <w:lang w:eastAsia="ko-KR"/>
        </w:rPr>
        <w:t>anaesthesia</w:t>
      </w:r>
      <w:proofErr w:type="spellEnd"/>
      <w:r>
        <w:rPr>
          <w:rFonts w:ascii="Times New Roman" w:eastAsia="Malgun Gothic" w:hAnsi="Times New Roman" w:cs="Times New Roman"/>
          <w:sz w:val="24"/>
          <w:lang w:eastAsia="ko-KR"/>
        </w:rPr>
        <w:t>. At the conclusion of the experiments, animals were euthanized with an overdose of sodium pentobarbital administered intracardially.</w:t>
      </w:r>
    </w:p>
    <w:p w14:paraId="0DBF1A10" w14:textId="77777777" w:rsidR="00907807" w:rsidRDefault="00907807">
      <w:pPr>
        <w:rPr>
          <w:rFonts w:ascii="Times New Roman" w:eastAsia="Malgun Gothic" w:hAnsi="Times New Roman" w:cs="Times New Roman"/>
          <w:sz w:val="24"/>
          <w:lang w:eastAsia="ko-KR"/>
        </w:rPr>
      </w:pPr>
    </w:p>
    <w:p w14:paraId="6086F161" w14:textId="5B84825A" w:rsidR="00907807" w:rsidDel="00784BAC" w:rsidRDefault="000A1646">
      <w:pPr>
        <w:rPr>
          <w:del w:id="227" w:author="Wei Tong" w:date="2025-09-28T12:42:00Z" w16du:dateUtc="2025-09-28T02:42:00Z"/>
          <w:rFonts w:ascii="Times New Roman" w:eastAsia="Malgun Gothic" w:hAnsi="Times New Roman" w:cs="Times New Roman"/>
          <w:i/>
          <w:iCs/>
          <w:sz w:val="24"/>
          <w:lang w:eastAsia="ko-KR"/>
        </w:rPr>
      </w:pPr>
      <w:del w:id="228" w:author="Wei Tong" w:date="2025-09-28T12:42:00Z" w16du:dateUtc="2025-09-28T02:42:00Z">
        <w:r w:rsidDel="00784BAC">
          <w:rPr>
            <w:rFonts w:ascii="Times New Roman" w:eastAsia="Malgun Gothic" w:hAnsi="Times New Roman" w:cs="Times New Roman"/>
            <w:i/>
            <w:iCs/>
            <w:sz w:val="24"/>
            <w:lang w:eastAsia="ko-KR"/>
          </w:rPr>
          <w:delText>Electrophysiological Recordings</w:delText>
        </w:r>
      </w:del>
    </w:p>
    <w:p w14:paraId="33E6F386" w14:textId="77777777" w:rsidR="00907807" w:rsidRDefault="000A1646">
      <w:pPr>
        <w:rPr>
          <w:rFonts w:ascii="Times New Roman" w:eastAsia="Malgun Gothic" w:hAnsi="Times New Roman" w:cs="Times New Roman"/>
          <w:sz w:val="24"/>
          <w:lang w:eastAsia="ko-KR"/>
        </w:rPr>
      </w:pPr>
      <w:r>
        <w:rPr>
          <w:rFonts w:ascii="Times New Roman" w:eastAsia="Malgun Gothic" w:hAnsi="Times New Roman" w:cs="Times New Roman"/>
          <w:sz w:val="24"/>
          <w:lang w:eastAsia="ko-KR"/>
        </w:rPr>
        <w:t>Extracellular signals were acquired using a Ripple Neuro system at 30 kHz and visualized in Trellis software. The LFP data stream was downsampled to 1 kHz and filtered with a 4th-order low-pass Butterworth filter at 250 Hz.</w:t>
      </w:r>
    </w:p>
    <w:p w14:paraId="378F3B6A" w14:textId="77777777" w:rsidR="00907807" w:rsidRDefault="00907807">
      <w:pPr>
        <w:rPr>
          <w:rFonts w:ascii="Times New Roman" w:eastAsia="Malgun Gothic" w:hAnsi="Times New Roman" w:cs="Times New Roman"/>
          <w:sz w:val="24"/>
          <w:lang w:eastAsia="ko-KR"/>
        </w:rPr>
      </w:pPr>
    </w:p>
    <w:p w14:paraId="3E193AFD" w14:textId="0807DE72" w:rsidR="00907807" w:rsidDel="00784BAC" w:rsidRDefault="000A1646">
      <w:pPr>
        <w:rPr>
          <w:del w:id="229" w:author="Wei Tong" w:date="2025-09-28T12:42:00Z" w16du:dateUtc="2025-09-28T02:42:00Z"/>
          <w:rFonts w:ascii="Times New Roman" w:eastAsia="Malgun Gothic" w:hAnsi="Times New Roman" w:cs="Times New Roman"/>
          <w:i/>
          <w:iCs/>
          <w:sz w:val="24"/>
          <w:lang w:eastAsia="ko-KR"/>
        </w:rPr>
      </w:pPr>
      <w:del w:id="230" w:author="Wei Tong" w:date="2025-09-28T12:42:00Z" w16du:dateUtc="2025-09-28T02:42:00Z">
        <w:r w:rsidDel="00784BAC">
          <w:rPr>
            <w:rFonts w:ascii="Times New Roman" w:eastAsia="Malgun Gothic" w:hAnsi="Times New Roman" w:cs="Times New Roman"/>
            <w:i/>
            <w:iCs/>
            <w:sz w:val="24"/>
            <w:lang w:eastAsia="ko-KR"/>
          </w:rPr>
          <w:delText>Local Field Potential (LFP) Analysis</w:delText>
        </w:r>
      </w:del>
    </w:p>
    <w:p w14:paraId="68F8D78C" w14:textId="77777777" w:rsidR="00907807" w:rsidRDefault="000A1646">
      <w:pPr>
        <w:rPr>
          <w:rFonts w:ascii="Times New Roman" w:eastAsia="Malgun Gothic" w:hAnsi="Times New Roman" w:cs="Times New Roman"/>
          <w:sz w:val="24"/>
          <w:lang w:eastAsia="ko-KR"/>
        </w:rPr>
      </w:pPr>
      <w:r>
        <w:rPr>
          <w:rFonts w:ascii="Times New Roman" w:eastAsia="Malgun Gothic" w:hAnsi="Times New Roman" w:cs="Times New Roman"/>
          <w:sz w:val="24"/>
          <w:lang w:eastAsia="ko-KR"/>
        </w:rPr>
        <w:t>Signal processing was performed in MATLAB R2021b (MathWorks, Natick, MA, USA). Sixty-second LFP segments were extracted for analysis. Time–frequency analysis was conducted using short-time Fourier transforms with a 3,000-sample window, 75% overlap, and FFT length matched to the segment size. Power spectrograms were expressed in decibels and visualized for individual channels in the 1–30 Hz range to capture dominant slow cortical oscillations.</w:t>
      </w:r>
    </w:p>
    <w:p w14:paraId="1991E780" w14:textId="77777777" w:rsidR="00907807" w:rsidRDefault="00907807">
      <w:pPr>
        <w:rPr>
          <w:rFonts w:ascii="Times New Roman" w:eastAsia="Malgun Gothic" w:hAnsi="Times New Roman" w:cs="Times New Roman"/>
          <w:sz w:val="24"/>
          <w:lang w:eastAsia="ko-KR"/>
        </w:rPr>
      </w:pPr>
    </w:p>
    <w:p w14:paraId="07DD0E01" w14:textId="77777777" w:rsidR="00907807" w:rsidRDefault="000A1646">
      <w:pPr>
        <w:rPr>
          <w:rFonts w:ascii="Times New Roman" w:eastAsia="Malgun Gothic" w:hAnsi="Times New Roman" w:cs="Times New Roman"/>
          <w:sz w:val="24"/>
          <w:lang w:eastAsia="ko-KR"/>
        </w:rPr>
      </w:pPr>
      <w:r>
        <w:rPr>
          <w:rFonts w:ascii="Times New Roman" w:eastAsia="Malgun Gothic" w:hAnsi="Times New Roman" w:cs="Times New Roman"/>
          <w:sz w:val="24"/>
          <w:lang w:eastAsia="ko-KR"/>
        </w:rPr>
        <w:t>Up and Down states were identified following established methods</w:t>
      </w:r>
      <w:r>
        <w:rPr>
          <w:rFonts w:ascii="Times New Roman" w:eastAsia="Malgun Gothic" w:hAnsi="Times New Roman" w:cs="Times New Roman"/>
          <w:sz w:val="24"/>
          <w:lang w:eastAsia="ko-KR"/>
        </w:rPr>
        <w:fldChar w:fldCharType="begin">
          <w:fldData xml:space="preserve">PEVuZE5vdGU+PENpdGU+PEF1dGhvcj5NdWtvdnNraTwvQXV0aG9yPjxZZWFyPjIwMDc8L1llYXI+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</w:fldData>
        </w:fldChar>
      </w:r>
      <w:r>
        <w:rPr>
          <w:rFonts w:ascii="Times New Roman" w:eastAsia="Malgun Gothic" w:hAnsi="Times New Roman" w:cs="Times New Roman"/>
          <w:sz w:val="24"/>
          <w:lang w:eastAsia="ko-KR"/>
        </w:rPr>
        <w:instrText xml:space="preserve"> ADDIN EN.CITE </w:instrText>
      </w:r>
      <w:r>
        <w:rPr>
          <w:rFonts w:ascii="Times New Roman" w:eastAsia="Malgun Gothic" w:hAnsi="Times New Roman" w:cs="Times New Roman"/>
          <w:sz w:val="24"/>
          <w:lang w:eastAsia="ko-KR"/>
        </w:rPr>
        <w:fldChar w:fldCharType="begin">
          <w:fldData xml:space="preserve">PEVuZE5vdGU+PENpdGU+PEF1dGhvcj5NdWtvdnNraTwvQXV0aG9yPjxZZWFyPjIwMDc8L1llYXI+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</w:fldData>
        </w:fldChar>
      </w:r>
      <w:r>
        <w:rPr>
          <w:rFonts w:ascii="Times New Roman" w:eastAsia="Malgun Gothic" w:hAnsi="Times New Roman" w:cs="Times New Roman"/>
          <w:sz w:val="24"/>
          <w:lang w:eastAsia="ko-KR"/>
        </w:rPr>
        <w:instrText xml:space="preserve"> ADDIN EN.CITE.DATA </w:instrText>
      </w:r>
      <w:r>
        <w:rPr>
          <w:rFonts w:ascii="Times New Roman" w:eastAsia="Malgun Gothic" w:hAnsi="Times New Roman" w:cs="Times New Roman"/>
          <w:sz w:val="24"/>
          <w:lang w:eastAsia="ko-KR"/>
        </w:rPr>
      </w:r>
      <w:r>
        <w:rPr>
          <w:rFonts w:ascii="Times New Roman" w:eastAsia="Malgun Gothic" w:hAnsi="Times New Roman" w:cs="Times New Roman"/>
          <w:sz w:val="24"/>
          <w:lang w:eastAsia="ko-KR"/>
        </w:rPr>
        <w:fldChar w:fldCharType="end"/>
      </w:r>
      <w:r>
        <w:rPr>
          <w:rFonts w:ascii="Times New Roman" w:eastAsia="Malgun Gothic" w:hAnsi="Times New Roman" w:cs="Times New Roman"/>
          <w:sz w:val="24"/>
          <w:lang w:eastAsia="ko-KR"/>
        </w:rPr>
      </w:r>
      <w:r>
        <w:rPr>
          <w:rFonts w:ascii="Times New Roman" w:eastAsia="Malgun Gothic" w:hAnsi="Times New Roman" w:cs="Times New Roman"/>
          <w:sz w:val="24"/>
          <w:lang w:eastAsia="ko-KR"/>
        </w:rPr>
        <w:fldChar w:fldCharType="separate"/>
      </w:r>
      <w:r>
        <w:rPr>
          <w:rFonts w:ascii="Times New Roman" w:eastAsia="Malgun Gothic" w:hAnsi="Times New Roman" w:cs="Times New Roman"/>
          <w:sz w:val="24"/>
          <w:lang w:eastAsia="ko-KR"/>
        </w:rPr>
        <w:t>[70-72]</w:t>
      </w:r>
      <w:r>
        <w:rPr>
          <w:rFonts w:ascii="Times New Roman" w:eastAsia="Malgun Gothic" w:hAnsi="Times New Roman" w:cs="Times New Roman"/>
          <w:sz w:val="24"/>
          <w:lang w:eastAsia="ko-KR"/>
        </w:rPr>
        <w:fldChar w:fldCharType="end"/>
      </w:r>
      <w:r>
        <w:rPr>
          <w:rFonts w:ascii="Times New Roman" w:eastAsia="Malgun Gothic" w:hAnsi="Times New Roman" w:cs="Times New Roman"/>
          <w:sz w:val="24"/>
          <w:lang w:eastAsia="ko-KR"/>
        </w:rPr>
        <w:t>. Up states correspond to periods of sustained depolarization and high neuronal activity, whereas Down states reflect network quiescence. Detection was based on three state-sensitive features derived from the LFP: the envelope of the slow oscillation (0.5–4 Hz), the variance of the gamma band (15–100 Hz), and the envelope of the multiunit activity (200–500 Hz). These features were combined using principal component analysis (PCA), and a two-component Gaussian mixture model (GMM) was applied to the first principal component to classify time points as Up or Down states.</w:t>
      </w:r>
    </w:p>
    <w:p w14:paraId="7F79B652" w14:textId="77777777" w:rsidR="00907807" w:rsidRDefault="00907807">
      <w:pPr>
        <w:rPr>
          <w:rFonts w:ascii="Times New Roman" w:eastAsia="Malgun Gothic" w:hAnsi="Times New Roman" w:cs="Times New Roman"/>
          <w:sz w:val="24"/>
          <w:lang w:eastAsia="ko-KR"/>
        </w:rPr>
      </w:pPr>
    </w:p>
    <w:p w14:paraId="466EED37" w14:textId="36793384" w:rsidR="00907807" w:rsidDel="00784BAC" w:rsidRDefault="000A1646">
      <w:pPr>
        <w:rPr>
          <w:del w:id="231" w:author="Wei Tong" w:date="2025-09-28T12:42:00Z" w16du:dateUtc="2025-09-28T02:42:00Z"/>
          <w:rFonts w:ascii="Times New Roman" w:eastAsia="Malgun Gothic" w:hAnsi="Times New Roman" w:cs="Times New Roman"/>
          <w:i/>
          <w:iCs/>
          <w:sz w:val="24"/>
          <w:lang w:eastAsia="ko-KR"/>
        </w:rPr>
      </w:pPr>
      <w:del w:id="232" w:author="Wei Tong" w:date="2025-09-28T12:42:00Z" w16du:dateUtc="2025-09-28T02:42:00Z">
        <w:r w:rsidDel="00784BAC">
          <w:rPr>
            <w:rFonts w:ascii="Times New Roman" w:eastAsia="Malgun Gothic" w:hAnsi="Times New Roman" w:cs="Times New Roman"/>
            <w:i/>
            <w:iCs/>
            <w:sz w:val="24"/>
            <w:lang w:eastAsia="ko-KR"/>
          </w:rPr>
          <w:delText>Voltage Signal-to-Noise Ratio (vSNR)</w:delText>
        </w:r>
      </w:del>
    </w:p>
    <w:p w14:paraId="288F414E" w14:textId="77777777" w:rsidR="00907807" w:rsidRDefault="000A1646">
      <w:pPr>
        <w:rPr>
          <w:rFonts w:ascii="Times New Roman" w:eastAsia="Malgun Gothic" w:hAnsi="Times New Roman" w:cs="Times New Roman"/>
          <w:sz w:val="24"/>
          <w:lang w:eastAsia="ko-KR"/>
        </w:rPr>
      </w:pPr>
      <w:r>
        <w:rPr>
          <w:rFonts w:ascii="Times New Roman" w:eastAsia="Malgun Gothic" w:hAnsi="Times New Roman" w:cs="Times New Roman"/>
          <w:sz w:val="24"/>
          <w:lang w:eastAsia="ko-KR"/>
        </w:rPr>
        <w:t>The voltage signal-to-noise ratio (vSNR) was computed to quantify signal quality, following established approaches in anaesthetized preparations</w:t>
      </w:r>
      <w:r>
        <w:rPr>
          <w:rFonts w:ascii="Times New Roman" w:eastAsia="Malgun Gothic" w:hAnsi="Times New Roman" w:cs="Times New Roman"/>
          <w:sz w:val="24"/>
          <w:lang w:eastAsia="ko-KR"/>
        </w:rPr>
        <w:fldChar w:fldCharType="begin">
          <w:fldData xml:space="preserve">PEVuZE5vdGU+PENpdGU+PEF1dGhvcj5LdXp1bTwvQXV0aG9yPjxZZWFyPjIwMTQ8L1llYXI+PFJl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</w:fldData>
        </w:fldChar>
      </w:r>
      <w:r>
        <w:rPr>
          <w:rFonts w:ascii="Times New Roman" w:eastAsia="Malgun Gothic" w:hAnsi="Times New Roman" w:cs="Times New Roman"/>
          <w:sz w:val="24"/>
          <w:lang w:eastAsia="ko-KR"/>
        </w:rPr>
        <w:instrText xml:space="preserve"> ADDIN EN.CITE </w:instrText>
      </w:r>
      <w:r>
        <w:rPr>
          <w:rFonts w:ascii="Times New Roman" w:eastAsia="Malgun Gothic" w:hAnsi="Times New Roman" w:cs="Times New Roman"/>
          <w:sz w:val="24"/>
          <w:lang w:eastAsia="ko-KR"/>
        </w:rPr>
        <w:fldChar w:fldCharType="begin">
          <w:fldData xml:space="preserve">PEVuZE5vdGU+PENpdGU+PEF1dGhvcj5LdXp1bTwvQXV0aG9yPjxZZWFyPjIwMTQ8L1llYXI+PFJl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</w:fldData>
        </w:fldChar>
      </w:r>
      <w:r>
        <w:rPr>
          <w:rFonts w:ascii="Times New Roman" w:eastAsia="Malgun Gothic" w:hAnsi="Times New Roman" w:cs="Times New Roman"/>
          <w:sz w:val="24"/>
          <w:lang w:eastAsia="ko-KR"/>
        </w:rPr>
        <w:instrText xml:space="preserve"> ADDIN EN.CITE.DATA </w:instrText>
      </w:r>
      <w:r>
        <w:rPr>
          <w:rFonts w:ascii="Times New Roman" w:eastAsia="Malgun Gothic" w:hAnsi="Times New Roman" w:cs="Times New Roman"/>
          <w:sz w:val="24"/>
          <w:lang w:eastAsia="ko-KR"/>
        </w:rPr>
      </w:r>
      <w:r>
        <w:rPr>
          <w:rFonts w:ascii="Times New Roman" w:eastAsia="Malgun Gothic" w:hAnsi="Times New Roman" w:cs="Times New Roman"/>
          <w:sz w:val="24"/>
          <w:lang w:eastAsia="ko-KR"/>
        </w:rPr>
        <w:fldChar w:fldCharType="end"/>
      </w:r>
      <w:r>
        <w:rPr>
          <w:rFonts w:ascii="Times New Roman" w:eastAsia="Malgun Gothic" w:hAnsi="Times New Roman" w:cs="Times New Roman"/>
          <w:sz w:val="24"/>
          <w:lang w:eastAsia="ko-KR"/>
        </w:rPr>
      </w:r>
      <w:r>
        <w:rPr>
          <w:rFonts w:ascii="Times New Roman" w:eastAsia="Malgun Gothic" w:hAnsi="Times New Roman" w:cs="Times New Roman"/>
          <w:sz w:val="24"/>
          <w:lang w:eastAsia="ko-KR"/>
        </w:rPr>
        <w:fldChar w:fldCharType="separate"/>
      </w:r>
      <w:r>
        <w:rPr>
          <w:rFonts w:ascii="Times New Roman" w:eastAsia="Malgun Gothic" w:hAnsi="Times New Roman" w:cs="Times New Roman"/>
          <w:sz w:val="24"/>
          <w:lang w:eastAsia="ko-KR"/>
        </w:rPr>
        <w:t>[73, 74]</w:t>
      </w:r>
      <w:r>
        <w:rPr>
          <w:rFonts w:ascii="Times New Roman" w:eastAsia="Malgun Gothic" w:hAnsi="Times New Roman" w:cs="Times New Roman"/>
          <w:sz w:val="24"/>
          <w:lang w:eastAsia="ko-KR"/>
        </w:rPr>
        <w:fldChar w:fldCharType="end"/>
      </w:r>
      <w:r>
        <w:rPr>
          <w:rFonts w:ascii="Times New Roman" w:eastAsia="Malgun Gothic" w:hAnsi="Times New Roman" w:cs="Times New Roman"/>
          <w:sz w:val="24"/>
          <w:lang w:eastAsia="ko-KR"/>
        </w:rPr>
        <w:t>. vSNR was defined as the ratio between the mean peak-to-peak amplitude of all Up states and the mean standard deviation of all Down states:</w:t>
      </w:r>
    </w:p>
    <w:p w14:paraId="1AC91D83" w14:textId="77777777" w:rsidR="00907807" w:rsidRDefault="00907807">
      <w:pPr>
        <w:rPr>
          <w:rFonts w:ascii="Times New Roman" w:eastAsia="Malgun Gothic" w:hAnsi="Times New Roman" w:cs="Times New Roman"/>
          <w:sz w:val="24"/>
          <w:lang w:eastAsia="ko-KR"/>
        </w:rPr>
      </w:pPr>
    </w:p>
    <w:p w14:paraId="38C346A0" w14:textId="77777777" w:rsidR="00907807" w:rsidRDefault="000A1646">
      <w:pPr>
        <w:jc w:val="center"/>
        <w:rPr>
          <w:rFonts w:ascii="Times New Roman" w:eastAsia="Malgun Gothic" w:hAnsi="Times New Roman" w:cs="Times New Roman"/>
          <w:sz w:val="24"/>
          <w:lang w:eastAsia="ko-KR"/>
        </w:rPr>
      </w:pPr>
      <m:oMathPara>
        <m:oMath>
          <m:r>
            <w:rPr>
              <w:rFonts w:ascii="Cambria Math" w:eastAsia="Malgun Gothic" w:hAnsi="Cambria Math" w:cs="Times New Roman"/>
              <w:sz w:val="24"/>
              <w:lang w:eastAsia="ko-KR"/>
            </w:rPr>
            <m:t>SN</m:t>
          </m:r>
          <m:sSub>
            <m:sSubPr>
              <m:ctrlPr>
                <w:rPr>
                  <w:rFonts w:ascii="Cambria Math" w:eastAsia="Malgun Gothic" w:hAnsi="Cambria Math" w:cs="Times New Roman"/>
                  <w:i/>
                  <w:sz w:val="24"/>
                  <w:lang w:eastAsia="ko-KR"/>
                </w:rPr>
              </m:ctrlPr>
            </m:sSubPr>
            <m:e>
              <m:r>
                <w:rPr>
                  <w:rFonts w:ascii="Cambria Math" w:eastAsia="Malgun Gothic" w:hAnsi="Cambria Math" w:cs="Times New Roman"/>
                  <w:sz w:val="24"/>
                  <w:lang w:eastAsia="ko-KR"/>
                </w:rPr>
                <m:t>R</m:t>
              </m:r>
            </m:e>
            <m:sub>
              <m:r>
                <w:rPr>
                  <w:rFonts w:ascii="Cambria Math" w:eastAsia="Malgun Gothic" w:hAnsi="Cambria Math" w:cs="Times New Roman"/>
                  <w:sz w:val="24"/>
                  <w:lang w:eastAsia="ko-KR"/>
                </w:rPr>
                <m:t>voltage</m:t>
              </m:r>
            </m:sub>
          </m:sSub>
          <m:r>
            <w:rPr>
              <w:rFonts w:ascii="Cambria Math" w:eastAsia="Malgun Gothic" w:hAnsi="Cambria Math" w:cs="Times New Roman"/>
              <w:sz w:val="24"/>
              <w:lang w:eastAsia="ko-KR"/>
            </w:rPr>
            <m:t>=</m:t>
          </m:r>
          <m:f>
            <m:fPr>
              <m:ctrlPr>
                <w:rPr>
                  <w:rFonts w:ascii="Cambria Math" w:eastAsia="Malgun Gothic" w:hAnsi="Cambria Math" w:cs="Times New Roman"/>
                  <w:i/>
                  <w:sz w:val="24"/>
                  <w:lang w:eastAsia="ko-KR"/>
                </w:rPr>
              </m:ctrlPr>
            </m:fPr>
            <m:num>
              <m:f>
                <m:fPr>
                  <m:ctrlPr>
                    <w:rPr>
                      <w:rFonts w:ascii="Cambria Math" w:eastAsia="Malgun Gothic" w:hAnsi="Cambria Math" w:cs="Times New Roman"/>
                      <w:i/>
                      <w:sz w:val="24"/>
                      <w:lang w:eastAsia="ko-KR"/>
                    </w:rPr>
                  </m:ctrlPr>
                </m:fPr>
                <m:num>
                  <m:r>
                    <w:rPr>
                      <w:rFonts w:ascii="Cambria Math" w:eastAsia="Malgun Gothic" w:hAnsi="Cambria Math" w:cs="Times New Roman"/>
                      <w:sz w:val="24"/>
                      <w:lang w:eastAsia="ko-KR"/>
                    </w:rPr>
                    <m:t>1</m:t>
                  </m:r>
                </m:num>
                <m:den>
                  <m:r>
                    <w:rPr>
                      <w:rFonts w:ascii="Cambria Math" w:eastAsia="Malgun Gothic" w:hAnsi="Cambria Math" w:cs="Times New Roman"/>
                      <w:sz w:val="24"/>
                      <w:lang w:eastAsia="ko-KR"/>
                    </w:rPr>
                    <m:t>N</m:t>
                  </m:r>
                </m:den>
              </m:f>
              <m:nary>
                <m:naryPr>
                  <m:chr m:val="∑"/>
                  <m:limLoc m:val="subSup"/>
                  <m:grow m:val="1"/>
                  <m:ctrlPr>
                    <w:rPr>
                      <w:rFonts w:ascii="Cambria Math" w:eastAsia="Malgun Gothic" w:hAnsi="Cambria Math" w:cs="Times New Roman"/>
                      <w:i/>
                      <w:sz w:val="24"/>
                      <w:lang w:eastAsia="ko-KR"/>
                    </w:rPr>
                  </m:ctrlPr>
                </m:naryPr>
                <m:sub>
                  <m:r>
                    <w:rPr>
                      <w:rFonts w:ascii="Cambria Math" w:eastAsia="Malgun Gothic" w:hAnsi="Cambria Math" w:cs="Times New Roman"/>
                      <w:sz w:val="24"/>
                      <w:lang w:eastAsia="ko-KR"/>
                    </w:rPr>
                    <m:t>i=1</m:t>
                  </m:r>
                </m:sub>
                <m:sup>
                  <m:r>
                    <w:rPr>
                      <w:rFonts w:ascii="Cambria Math" w:eastAsia="Malgun Gothic" w:hAnsi="Cambria Math" w:cs="Times New Roman"/>
                      <w:sz w:val="24"/>
                      <w:lang w:eastAsia="ko-KR"/>
                    </w:rPr>
                    <m:t>N</m:t>
                  </m:r>
                </m:sup>
                <m:e>
                  <m:d>
                    <m:dPr>
                      <m:ctrlPr>
                        <w:rPr>
                          <w:rFonts w:ascii="Cambria Math" w:eastAsia="Malgun Gothic" w:hAnsi="Cambria Math" w:cs="Times New Roman"/>
                          <w:i/>
                          <w:sz w:val="24"/>
                          <w:lang w:eastAsia="ko-KR"/>
                        </w:rPr>
                      </m:ctrlPr>
                    </m:dPr>
                    <m:e>
                      <m:r>
                        <w:rPr>
                          <w:rFonts w:ascii="Cambria Math" w:eastAsia="Malgun Gothic" w:hAnsi="Cambria Math" w:cs="Times New Roman"/>
                          <w:sz w:val="24"/>
                          <w:lang w:eastAsia="ko-KR"/>
                        </w:rPr>
                        <m:t>P2Pup,i</m:t>
                      </m:r>
                    </m:e>
                  </m:d>
                </m:e>
              </m:nary>
            </m:num>
            <m:den>
              <m:f>
                <m:fPr>
                  <m:ctrlPr>
                    <w:rPr>
                      <w:rFonts w:ascii="Cambria Math" w:eastAsia="Malgun Gothic" w:hAnsi="Cambria Math" w:cs="Times New Roman"/>
                      <w:i/>
                      <w:sz w:val="24"/>
                      <w:lang w:eastAsia="ko-KR"/>
                    </w:rPr>
                  </m:ctrlPr>
                </m:fPr>
                <m:num>
                  <m:r>
                    <w:rPr>
                      <w:rFonts w:ascii="Cambria Math" w:eastAsia="Malgun Gothic" w:hAnsi="Cambria Math" w:cs="Times New Roman"/>
                      <w:sz w:val="24"/>
                      <w:lang w:eastAsia="ko-KR"/>
                    </w:rPr>
                    <m:t>1</m:t>
                  </m:r>
                </m:num>
                <m:den>
                  <m:sSup>
                    <m:sSupPr>
                      <m:ctrlPr>
                        <w:rPr>
                          <w:rFonts w:ascii="Cambria Math" w:eastAsia="Malgun Gothic" w:hAnsi="Cambria Math" w:cs="Times New Roman"/>
                          <w:i/>
                          <w:sz w:val="24"/>
                          <w:lang w:eastAsia="ko-KR"/>
                        </w:rPr>
                      </m:ctrlPr>
                    </m:sSupPr>
                    <m:e>
                      <m:r>
                        <w:rPr>
                          <w:rFonts w:ascii="Cambria Math" w:eastAsia="Malgun Gothic" w:hAnsi="Cambria Math" w:cs="Times New Roman"/>
                          <w:sz w:val="24"/>
                          <w:lang w:eastAsia="ko-KR"/>
                        </w:rPr>
                        <m:t>N</m:t>
                      </m:r>
                    </m:e>
                    <m:sup>
                      <m:r>
                        <w:rPr>
                          <w:rFonts w:ascii="Cambria Math" w:eastAsia="Malgun Gothic" w:hAnsi="Cambria Math" w:cs="Times New Roman"/>
                          <w:sz w:val="24"/>
                          <w:lang w:eastAsia="ko-KR"/>
                        </w:rPr>
                        <m:t>'</m:t>
                      </m:r>
                    </m:sup>
                  </m:sSup>
                </m:den>
              </m:f>
              <m:sSubSup>
                <m:sSubSupPr>
                  <m:ctrlPr>
                    <w:rPr>
                      <w:rFonts w:ascii="Cambria Math" w:eastAsia="Malgun Gothic" w:hAnsi="Cambria Math" w:cs="Times New Roman"/>
                      <w:i/>
                      <w:sz w:val="24"/>
                      <w:lang w:eastAsia="ko-KR"/>
                    </w:rPr>
                  </m:ctrlPr>
                </m:sSubSupPr>
                <m:e>
                  <m:r>
                    <w:rPr>
                      <w:rFonts w:ascii="Cambria Math" w:eastAsia="Malgun Gothic" w:hAnsi="Cambria Math" w:cs="Times New Roman"/>
                      <w:sz w:val="24"/>
                      <w:lang w:eastAsia="ko-KR"/>
                    </w:rPr>
                    <m:t>Σ</m:t>
                  </m:r>
                </m:e>
                <m:sub>
                  <m:r>
                    <w:rPr>
                      <w:rFonts w:ascii="Cambria Math" w:eastAsia="Malgun Gothic" w:hAnsi="Cambria Math" w:cs="Times New Roman"/>
                      <w:sz w:val="24"/>
                      <w:lang w:eastAsia="ko-KR"/>
                    </w:rPr>
                    <m:t>j=1</m:t>
                  </m:r>
                </m:sub>
                <m:sup>
                  <m:sSup>
                    <m:sSupPr>
                      <m:ctrlPr>
                        <w:rPr>
                          <w:rFonts w:ascii="Cambria Math" w:eastAsia="Malgun Gothic" w:hAnsi="Cambria Math" w:cs="Times New Roman"/>
                          <w:i/>
                          <w:sz w:val="24"/>
                          <w:lang w:eastAsia="ko-KR"/>
                        </w:rPr>
                      </m:ctrlPr>
                    </m:sSupPr>
                    <m:e>
                      <m:r>
                        <w:rPr>
                          <w:rFonts w:ascii="Cambria Math" w:eastAsia="Malgun Gothic" w:hAnsi="Cambria Math" w:cs="Times New Roman"/>
                          <w:sz w:val="24"/>
                          <w:lang w:eastAsia="ko-KR"/>
                        </w:rPr>
                        <m:t>N</m:t>
                      </m:r>
                    </m:e>
                    <m:sup>
                      <m:r>
                        <w:rPr>
                          <w:rFonts w:ascii="Cambria Math" w:eastAsia="Malgun Gothic" w:hAnsi="Cambria Math" w:cs="Times New Roman"/>
                          <w:sz w:val="24"/>
                          <w:lang w:eastAsia="ko-KR"/>
                        </w:rPr>
                        <m:t>'</m:t>
                      </m:r>
                    </m:sup>
                  </m:sSup>
                </m:sup>
              </m:sSubSup>
              <m:d>
                <m:dPr>
                  <m:ctrlPr>
                    <w:rPr>
                      <w:rFonts w:ascii="Cambria Math" w:eastAsia="Malgun Gothic" w:hAnsi="Cambria Math" w:cs="Times New Roman"/>
                      <w:i/>
                      <w:sz w:val="24"/>
                      <w:lang w:eastAsia="ko-KR"/>
                    </w:rPr>
                  </m:ctrlPr>
                </m:dPr>
                <m:e>
                  <m:r>
                    <w:rPr>
                      <w:rFonts w:ascii="Cambria Math" w:eastAsia="Malgun Gothic" w:hAnsi="Cambria Math" w:cs="Times New Roman"/>
                      <w:sz w:val="24"/>
                      <w:lang w:eastAsia="ko-KR"/>
                    </w:rPr>
                    <m:t>STDdown,j</m:t>
                  </m:r>
                </m:e>
              </m:d>
            </m:den>
          </m:f>
        </m:oMath>
      </m:oMathPara>
    </w:p>
    <w:p w14:paraId="307DEBB4" w14:textId="77777777" w:rsidR="00907807" w:rsidRDefault="00907807">
      <w:pPr>
        <w:rPr>
          <w:rFonts w:ascii="Times New Roman" w:eastAsia="Malgun Gothic" w:hAnsi="Times New Roman" w:cs="Times New Roman"/>
          <w:sz w:val="24"/>
          <w:lang w:eastAsia="ko-KR"/>
        </w:rPr>
      </w:pPr>
    </w:p>
    <w:p w14:paraId="334B665A" w14:textId="77777777" w:rsidR="00907807" w:rsidRDefault="000A1646">
      <w:pPr>
        <w:pStyle w:val="ListParagraph"/>
        <w:ind w:firstLineChars="0" w:firstLine="0"/>
        <w:rPr>
          <w:rFonts w:ascii="Times New Roman" w:hAnsi="Times New Roman" w:cs="Times New Roman"/>
          <w:b/>
          <w:bCs/>
          <w:sz w:val="24"/>
          <w:lang w:val="en-AU"/>
        </w:rPr>
      </w:pPr>
      <w:r>
        <w:rPr>
          <w:rFonts w:ascii="Times New Roman" w:eastAsia="Malgun Gothic" w:hAnsi="Times New Roman" w:cs="Times New Roman"/>
          <w:sz w:val="24"/>
          <w:lang w:eastAsia="ko-KR"/>
        </w:rPr>
        <w:lastRenderedPageBreak/>
        <w:t xml:space="preserve">where </w:t>
      </w:r>
      <m:oMath>
        <m:r>
          <w:rPr>
            <w:rFonts w:ascii="Cambria Math" w:eastAsia="Malgun Gothic" w:hAnsi="Cambria Math" w:cs="Times New Roman"/>
            <w:sz w:val="24"/>
            <w:lang w:eastAsia="ko-KR"/>
          </w:rPr>
          <m:t>P2Pup, i</m:t>
        </m:r>
      </m:oMath>
      <w:r>
        <w:rPr>
          <w:rFonts w:ascii="Times New Roman" w:eastAsia="Malgun Gothic" w:hAnsi="Times New Roman" w:cs="Times New Roman" w:hint="eastAsia"/>
          <w:sz w:val="24"/>
          <w:lang w:eastAsia="ko-KR"/>
        </w:rPr>
        <w:t xml:space="preserve"> </w:t>
      </w:r>
      <w:r>
        <w:rPr>
          <w:rFonts w:ascii="Times New Roman" w:eastAsia="Malgun Gothic" w:hAnsi="Times New Roman" w:cs="Times New Roman"/>
          <w:sz w:val="24"/>
          <w:lang w:eastAsia="ko-KR"/>
        </w:rPr>
        <w:t xml:space="preserve">is the peak-to-peak amplitude of the </w:t>
      </w:r>
      <m:oMath>
        <m:sSup>
          <m:sSupPr>
            <m:ctrlPr>
              <w:rPr>
                <w:rFonts w:ascii="Cambria Math" w:eastAsia="Malgun Gothic" w:hAnsi="Cambria Math" w:cs="Times New Roman"/>
                <w:i/>
                <w:sz w:val="24"/>
                <w:lang w:eastAsia="ko-KR"/>
              </w:rPr>
            </m:ctrlPr>
          </m:sSupPr>
          <m:e>
            <m:r>
              <w:rPr>
                <w:rFonts w:ascii="Cambria Math" w:eastAsia="Malgun Gothic" w:hAnsi="Cambria Math" w:cs="Times New Roman"/>
                <w:sz w:val="24"/>
                <w:lang w:eastAsia="ko-KR"/>
              </w:rPr>
              <m:t>i</m:t>
            </m:r>
          </m:e>
          <m:sup>
            <m:r>
              <w:rPr>
                <w:rFonts w:ascii="Cambria Math" w:eastAsia="Malgun Gothic" w:hAnsi="Cambria Math" w:cs="Times New Roman"/>
                <w:sz w:val="24"/>
                <w:lang w:eastAsia="ko-KR"/>
              </w:rPr>
              <m:t>th</m:t>
            </m:r>
          </m:sup>
        </m:sSup>
      </m:oMath>
      <w:r>
        <w:rPr>
          <w:rFonts w:ascii="Times New Roman" w:eastAsia="Malgun Gothic" w:hAnsi="Times New Roman" w:cs="Times New Roman"/>
          <w:sz w:val="24"/>
          <w:lang w:eastAsia="ko-KR"/>
        </w:rPr>
        <w:t xml:space="preserve"> Up state, and </w:t>
      </w:r>
      <m:oMath>
        <m:r>
          <w:rPr>
            <w:rFonts w:ascii="Cambria Math" w:eastAsia="Malgun Gothic" w:hAnsi="Cambria Math" w:cs="Times New Roman"/>
            <w:sz w:val="24"/>
            <w:lang w:eastAsia="ko-KR"/>
          </w:rPr>
          <m:t>STDDown, j</m:t>
        </m:r>
      </m:oMath>
      <w:r>
        <w:rPr>
          <w:rFonts w:ascii="Times New Roman" w:eastAsia="Malgun Gothic" w:hAnsi="Times New Roman" w:cs="Times New Roman"/>
          <w:sz w:val="24"/>
          <w:lang w:eastAsia="ko-KR"/>
        </w:rPr>
        <w:t xml:space="preserve"> is the standard deviation of the </w:t>
      </w:r>
      <m:oMath>
        <m:sSup>
          <m:sSupPr>
            <m:ctrlPr>
              <w:rPr>
                <w:rFonts w:ascii="Cambria Math" w:eastAsia="Malgun Gothic" w:hAnsi="Cambria Math" w:cs="Times New Roman"/>
                <w:i/>
                <w:sz w:val="24"/>
                <w:lang w:eastAsia="ko-KR"/>
              </w:rPr>
            </m:ctrlPr>
          </m:sSupPr>
          <m:e>
            <m:r>
              <w:rPr>
                <w:rFonts w:ascii="Cambria Math" w:eastAsia="Malgun Gothic" w:hAnsi="Cambria Math" w:cs="Times New Roman"/>
                <w:sz w:val="24"/>
                <w:lang w:eastAsia="ko-KR"/>
              </w:rPr>
              <m:t>j</m:t>
            </m:r>
          </m:e>
          <m:sup>
            <m:r>
              <w:rPr>
                <w:rFonts w:ascii="Cambria Math" w:eastAsia="Malgun Gothic" w:hAnsi="Cambria Math" w:cs="Times New Roman"/>
                <w:sz w:val="24"/>
                <w:lang w:eastAsia="ko-KR"/>
              </w:rPr>
              <m:t>th</m:t>
            </m:r>
          </m:sup>
        </m:sSup>
      </m:oMath>
      <w:r>
        <w:rPr>
          <w:rFonts w:ascii="Times New Roman" w:eastAsia="Malgun Gothic" w:hAnsi="Times New Roman" w:cs="Times New Roman"/>
          <w:sz w:val="24"/>
          <w:lang w:eastAsia="ko-KR"/>
        </w:rPr>
        <w:t xml:space="preserve"> Down state. Higher vSNR values indicate clearer separation between neuronal Up and Down states.</w:t>
      </w:r>
    </w:p>
    <w:p w14:paraId="17BA05FE" w14:textId="77777777" w:rsidR="00907807" w:rsidRDefault="00907807">
      <w:pPr>
        <w:pStyle w:val="ListParagraph"/>
        <w:ind w:firstLineChars="0" w:firstLine="0"/>
        <w:rPr>
          <w:rFonts w:ascii="Times New Roman" w:hAnsi="Times New Roman" w:cs="Times New Roman"/>
          <w:b/>
          <w:bCs/>
          <w:sz w:val="24"/>
          <w:lang w:val="en-AU"/>
        </w:rPr>
      </w:pPr>
    </w:p>
    <w:p w14:paraId="6E9A6B06" w14:textId="77777777" w:rsidR="00907807" w:rsidRDefault="00907807">
      <w:pPr>
        <w:pStyle w:val="ListParagraph"/>
        <w:ind w:firstLineChars="0" w:firstLine="0"/>
        <w:rPr>
          <w:rFonts w:ascii="Times New Roman" w:hAnsi="Times New Roman" w:cs="Times New Roman"/>
          <w:b/>
          <w:bCs/>
          <w:sz w:val="24"/>
          <w:lang w:val="en-AU"/>
        </w:rPr>
      </w:pPr>
    </w:p>
    <w:p w14:paraId="40394255" w14:textId="77777777" w:rsidR="00907807" w:rsidRDefault="000A1646">
      <w:pPr>
        <w:pStyle w:val="ListParagraph"/>
        <w:numPr>
          <w:ilvl w:val="1"/>
          <w:numId w:val="2"/>
        </w:numPr>
        <w:ind w:firstLineChars="0"/>
        <w:rPr>
          <w:rFonts w:ascii="Times New Roman" w:hAnsi="Times New Roman" w:cs="Times New Roman"/>
          <w:b/>
          <w:bCs/>
          <w:sz w:val="24"/>
        </w:rPr>
        <w:pPrChange w:id="233" w:author="Wei Tong" w:date="2025-09-28T12:38:00Z" w16du:dateUtc="2025-09-28T02:38:00Z">
          <w:pPr>
            <w:pStyle w:val="ListParagraph"/>
            <w:numPr>
              <w:ilvl w:val="1"/>
              <w:numId w:val="3"/>
            </w:numPr>
            <w:ind w:left="792" w:firstLineChars="0" w:hanging="432"/>
          </w:pPr>
        </w:pPrChange>
      </w:pPr>
      <w:r w:rsidRPr="004C07A7">
        <w:rPr>
          <w:rFonts w:ascii="Times New Roman" w:hAnsi="Times New Roman" w:cs="Times New Roman"/>
          <w:b/>
          <w:bCs/>
          <w:sz w:val="24"/>
          <w:rPrChange w:id="234" w:author="Wei Tong" w:date="2025-09-28T12:38:00Z" w16du:dateUtc="2025-09-28T02:38:00Z">
            <w:rPr>
              <w:rFonts w:ascii="Times New Roman" w:hAnsi="Times New Roman" w:cs="Times New Roman"/>
              <w:b/>
              <w:bCs/>
              <w:sz w:val="24"/>
              <w:lang w:val="en-AU"/>
            </w:rPr>
          </w:rPrChange>
        </w:rPr>
        <w:t>Statistical Analysis</w:t>
      </w:r>
    </w:p>
    <w:p w14:paraId="3774BC57" w14:textId="77777777" w:rsidR="00907807" w:rsidRDefault="00907807">
      <w:pPr>
        <w:pStyle w:val="ListParagraph"/>
        <w:ind w:left="792" w:firstLineChars="0" w:firstLine="0"/>
        <w:rPr>
          <w:rFonts w:ascii="Times New Roman" w:hAnsi="Times New Roman" w:cs="Times New Roman"/>
          <w:b/>
          <w:bCs/>
          <w:sz w:val="24"/>
        </w:rPr>
      </w:pPr>
    </w:p>
    <w:p w14:paraId="1A158134" w14:textId="23E719EA" w:rsidR="00907807" w:rsidRDefault="000A1646">
      <w:pPr>
        <w:rPr>
          <w:rFonts w:ascii="Times New Roman" w:hAnsi="Times New Roman" w:cs="Times New Roman"/>
          <w:sz w:val="24"/>
          <w:lang w:val="en-AU"/>
        </w:rPr>
      </w:pPr>
      <w:r>
        <w:rPr>
          <w:rFonts w:ascii="Times New Roman" w:hAnsi="Times New Roman" w:cs="Times New Roman"/>
          <w:sz w:val="24"/>
        </w:rPr>
        <w:t xml:space="preserve">All statistical analyses were performed using IBM SPSS Statistics. </w:t>
      </w:r>
      <w:del w:id="235" w:author="Sorel De Leon Vergara" w:date="2025-09-28T15:14:00Z" w16du:dateUtc="2025-09-28T05:14:00Z">
        <w:r w:rsidDel="00B61A1B">
          <w:rPr>
            <w:rFonts w:ascii="Times New Roman" w:hAnsi="Times New Roman" w:cs="Times New Roman"/>
            <w:sz w:val="24"/>
          </w:rPr>
          <w:delText>For</w:delText>
        </w:r>
      </w:del>
      <w:ins w:id="236" w:author="Sorel De Leon Vergara" w:date="2025-09-28T15:14:00Z" w16du:dateUtc="2025-09-28T05:14:00Z">
        <w:r w:rsidR="00B61A1B">
          <w:rPr>
            <w:rFonts w:ascii="Times New Roman" w:hAnsi="Times New Roman" w:cs="Times New Roman"/>
            <w:sz w:val="24"/>
          </w:rPr>
          <w:t>In</w:t>
        </w:r>
      </w:ins>
      <w:r>
        <w:rPr>
          <w:rFonts w:ascii="Times New Roman" w:hAnsi="Times New Roman" w:cs="Times New Roman"/>
          <w:sz w:val="24"/>
        </w:rPr>
        <w:t xml:space="preserve"> Figure 2, group differences were assessed by one-way ANOVA followed by post hoc tests: Dunnett’s test for comparisons between the coverslip control and all other groups, and between the CNT control and each diamond-coated CNT group; and Tukey’s HSD test for pairwise comparisons among the diamond-coated CNT groups. For Figure 3, one-way ANOVA followed by Tukey’s HSD test was used. </w:t>
      </w:r>
      <w:del w:id="237" w:author="Sorel De Leon Vergara" w:date="2025-09-28T15:14:00Z" w16du:dateUtc="2025-09-28T05:14:00Z">
        <w:r w:rsidDel="00B61A1B">
          <w:rPr>
            <w:rFonts w:ascii="Times New Roman" w:hAnsi="Times New Roman" w:cs="Times New Roman"/>
            <w:sz w:val="24"/>
          </w:rPr>
          <w:delText>For</w:delText>
        </w:r>
      </w:del>
      <w:ins w:id="238" w:author="Sorel De Leon Vergara" w:date="2025-09-28T15:14:00Z" w16du:dateUtc="2025-09-28T05:14:00Z">
        <w:r w:rsidR="00B61A1B">
          <w:rPr>
            <w:rFonts w:ascii="Times New Roman" w:hAnsi="Times New Roman" w:cs="Times New Roman"/>
            <w:sz w:val="24"/>
          </w:rPr>
          <w:t>In</w:t>
        </w:r>
      </w:ins>
      <w:r>
        <w:rPr>
          <w:rFonts w:ascii="Times New Roman" w:hAnsi="Times New Roman" w:cs="Times New Roman"/>
          <w:sz w:val="24"/>
        </w:rPr>
        <w:t xml:space="preserve"> Figure 5, differences between the two groups were assessed using unpaired </w:t>
      </w:r>
      <w:r>
        <w:rPr>
          <w:rFonts w:ascii="Times New Roman" w:hAnsi="Times New Roman" w:cs="Times New Roman"/>
          <w:sz w:val="24"/>
          <w:lang w:val="en-AU"/>
        </w:rPr>
        <w:t>two samples</w:t>
      </w:r>
      <w:r>
        <w:rPr>
          <w:rFonts w:ascii="Times New Roman" w:hAnsi="Times New Roman" w:cs="Times New Roman"/>
          <w:sz w:val="24"/>
        </w:rPr>
        <w:t xml:space="preserve"> t-test.</w:t>
      </w:r>
      <w:r>
        <w:rPr>
          <w:rFonts w:ascii="Times New Roman" w:hAnsi="Times New Roman" w:cs="Times New Roman"/>
          <w:sz w:val="24"/>
          <w:lang w:val="en-AU"/>
        </w:rPr>
        <w:t xml:space="preserve"> </w:t>
      </w:r>
      <w:del w:id="239" w:author="Sorel De Leon Vergara" w:date="2025-09-28T15:14:00Z" w16du:dateUtc="2025-09-28T05:14:00Z">
        <w:r w:rsidDel="00B61A1B">
          <w:rPr>
            <w:rFonts w:ascii="Times New Roman" w:hAnsi="Times New Roman" w:cs="Times New Roman"/>
            <w:sz w:val="24"/>
            <w:lang w:val="en-AU"/>
          </w:rPr>
          <w:delText>For</w:delText>
        </w:r>
      </w:del>
      <w:ins w:id="240" w:author="Sorel De Leon Vergara" w:date="2025-09-28T15:14:00Z" w16du:dateUtc="2025-09-28T05:14:00Z">
        <w:r w:rsidR="00B61A1B">
          <w:rPr>
            <w:rFonts w:ascii="Times New Roman" w:hAnsi="Times New Roman" w:cs="Times New Roman"/>
            <w:sz w:val="24"/>
            <w:lang w:val="en-AU"/>
          </w:rPr>
          <w:t>In</w:t>
        </w:r>
      </w:ins>
      <w:r>
        <w:rPr>
          <w:rFonts w:ascii="Times New Roman" w:hAnsi="Times New Roman" w:cs="Times New Roman"/>
          <w:sz w:val="24"/>
          <w:lang w:val="en-AU"/>
        </w:rPr>
        <w:t xml:space="preserve"> Figure S3, one-way ANOVA followed by post hoc tests was used; Tukey’s HSD test for comparisons among all types of samples; and Dunnett’s test for comparison between the CNT control and the rest of the groups. </w:t>
      </w:r>
      <w:del w:id="241" w:author="Sorel De Leon Vergara" w:date="2025-09-28T15:14:00Z" w16du:dateUtc="2025-09-28T05:14:00Z">
        <w:r w:rsidDel="00AD3AB0">
          <w:rPr>
            <w:rFonts w:ascii="Times New Roman" w:hAnsi="Times New Roman" w:cs="Times New Roman"/>
            <w:sz w:val="24"/>
            <w:lang w:val="en-AU"/>
          </w:rPr>
          <w:delText>For</w:delText>
        </w:r>
      </w:del>
      <w:ins w:id="242" w:author="Sorel De Leon Vergara" w:date="2025-09-28T15:14:00Z" w16du:dateUtc="2025-09-28T05:14:00Z">
        <w:r w:rsidR="00AD3AB0">
          <w:rPr>
            <w:rFonts w:ascii="Times New Roman" w:hAnsi="Times New Roman" w:cs="Times New Roman"/>
            <w:sz w:val="24"/>
            <w:lang w:val="en-AU"/>
          </w:rPr>
          <w:t>In</w:t>
        </w:r>
      </w:ins>
      <w:r>
        <w:rPr>
          <w:rFonts w:ascii="Times New Roman" w:hAnsi="Times New Roman" w:cs="Times New Roman"/>
          <w:sz w:val="24"/>
          <w:lang w:val="en-AU"/>
        </w:rPr>
        <w:t xml:space="preserve"> Figure S4-S5, </w:t>
      </w:r>
      <w:del w:id="243" w:author="Sorel De Leon Vergara" w:date="2025-09-28T15:14:00Z" w16du:dateUtc="2025-09-28T05:14:00Z">
        <w:r w:rsidDel="00AD3AB0">
          <w:rPr>
            <w:rFonts w:ascii="Times New Roman" w:hAnsi="Times New Roman" w:cs="Times New Roman"/>
            <w:sz w:val="24"/>
            <w:lang w:val="en-AU"/>
          </w:rPr>
          <w:delText>unpaird</w:delText>
        </w:r>
      </w:del>
      <w:ins w:id="244" w:author="Sorel De Leon Vergara" w:date="2025-09-28T15:14:00Z" w16du:dateUtc="2025-09-28T05:14:00Z">
        <w:r w:rsidR="00AD3AB0">
          <w:rPr>
            <w:rFonts w:ascii="Times New Roman" w:hAnsi="Times New Roman" w:cs="Times New Roman"/>
            <w:sz w:val="24"/>
            <w:lang w:val="en-AU"/>
          </w:rPr>
          <w:t>unpaired</w:t>
        </w:r>
      </w:ins>
      <w:r>
        <w:rPr>
          <w:rFonts w:ascii="Times New Roman" w:hAnsi="Times New Roman" w:cs="Times New Roman"/>
          <w:sz w:val="24"/>
          <w:lang w:val="en-AU"/>
        </w:rPr>
        <w:t xml:space="preserve"> two samples t-test was used to assess the differences between the two groups.</w:t>
      </w:r>
    </w:p>
    <w:p w14:paraId="0127FECA" w14:textId="77777777" w:rsidR="00907807" w:rsidRDefault="00907807">
      <w:pPr>
        <w:rPr>
          <w:rFonts w:ascii="Times New Roman" w:hAnsi="Times New Roman" w:cs="Times New Roman"/>
          <w:sz w:val="24"/>
        </w:rPr>
      </w:pPr>
    </w:p>
    <w:p w14:paraId="15139B32" w14:textId="77777777" w:rsidR="00907807" w:rsidRDefault="000A1646">
      <w:pPr>
        <w:pStyle w:val="ListParagraph"/>
        <w:numPr>
          <w:ilvl w:val="0"/>
          <w:numId w:val="2"/>
        </w:numPr>
        <w:ind w:firstLineChars="0"/>
        <w:rPr>
          <w:rFonts w:ascii="Times New Roman" w:hAnsi="Times New Roman" w:cs="Times New Roman"/>
          <w:b/>
          <w:bCs/>
          <w:sz w:val="24"/>
        </w:rPr>
        <w:pPrChange w:id="245" w:author="Wei Tong" w:date="2025-09-28T12:43:00Z" w16du:dateUtc="2025-09-28T02:43:00Z">
          <w:pPr>
            <w:pStyle w:val="ListParagraph"/>
            <w:numPr>
              <w:numId w:val="3"/>
            </w:numPr>
            <w:ind w:left="360" w:firstLineChars="0" w:hanging="360"/>
          </w:pPr>
        </w:pPrChange>
      </w:pPr>
      <w:bookmarkStart w:id="246" w:name="OLE_LINK53"/>
      <w:r>
        <w:rPr>
          <w:rFonts w:ascii="Times New Roman" w:hAnsi="Times New Roman" w:cs="Times New Roman"/>
          <w:b/>
          <w:bCs/>
          <w:sz w:val="24"/>
        </w:rPr>
        <w:t>Results and Discussion</w:t>
      </w:r>
    </w:p>
    <w:bookmarkEnd w:id="246"/>
    <w:p w14:paraId="46A20F76" w14:textId="77777777" w:rsidR="00907807" w:rsidRDefault="00907807">
      <w:pPr>
        <w:rPr>
          <w:rFonts w:ascii="Times New Roman" w:hAnsi="Times New Roman" w:cs="Times New Roman"/>
          <w:sz w:val="24"/>
        </w:rPr>
      </w:pPr>
    </w:p>
    <w:p w14:paraId="1E6F0467" w14:textId="77777777" w:rsidR="00907807" w:rsidRDefault="000A1646">
      <w:pPr>
        <w:pStyle w:val="ListParagraph"/>
        <w:numPr>
          <w:ilvl w:val="1"/>
          <w:numId w:val="2"/>
        </w:numPr>
        <w:ind w:firstLineChars="0"/>
        <w:rPr>
          <w:rFonts w:ascii="Times New Roman" w:hAnsi="Times New Roman" w:cs="Times New Roman"/>
          <w:b/>
          <w:bCs/>
          <w:sz w:val="24"/>
        </w:rPr>
        <w:pPrChange w:id="247" w:author="Wei Tong" w:date="2025-09-28T12:43:00Z" w16du:dateUtc="2025-09-28T02:43:00Z">
          <w:pPr>
            <w:pStyle w:val="ListParagraph"/>
            <w:numPr>
              <w:ilvl w:val="1"/>
              <w:numId w:val="3"/>
            </w:numPr>
            <w:ind w:left="792" w:firstLineChars="0" w:hanging="432"/>
          </w:pPr>
        </w:pPrChange>
      </w:pPr>
      <w:r>
        <w:rPr>
          <w:rFonts w:ascii="Times New Roman" w:hAnsi="Times New Roman" w:cs="Times New Roman"/>
          <w:b/>
          <w:bCs/>
          <w:sz w:val="24"/>
        </w:rPr>
        <w:t xml:space="preserve">Successful deposition of </w:t>
      </w:r>
      <w:r>
        <w:rPr>
          <w:rFonts w:ascii="Times New Roman" w:hAnsi="Times New Roman" w:cs="Times New Roman"/>
          <w:b/>
          <w:bCs/>
          <w:sz w:val="24"/>
          <w:lang w:val="en-AU"/>
        </w:rPr>
        <w:t>NUNCD</w:t>
      </w:r>
      <w:r>
        <w:rPr>
          <w:rFonts w:ascii="Times New Roman" w:hAnsi="Times New Roman" w:cs="Times New Roman"/>
          <w:b/>
          <w:bCs/>
          <w:sz w:val="24"/>
        </w:rPr>
        <w:t xml:space="preserve"> on CNT mats</w:t>
      </w:r>
    </w:p>
    <w:p w14:paraId="2408B1DF" w14:textId="77777777" w:rsidR="00907807" w:rsidRDefault="00907807">
      <w:pPr>
        <w:rPr>
          <w:rFonts w:ascii="Times New Roman" w:hAnsi="Times New Roman" w:cs="Times New Roman"/>
          <w:sz w:val="24"/>
        </w:rPr>
      </w:pPr>
    </w:p>
    <w:p w14:paraId="7C9C724D" w14:textId="77777777" w:rsidR="00907807" w:rsidRDefault="000A1646">
      <w:pPr>
        <w:rPr>
          <w:rFonts w:ascii="Times New Roman" w:hAnsi="Times New Roman" w:cs="Times New Roman"/>
          <w:sz w:val="24"/>
        </w:rPr>
      </w:pPr>
      <w:bookmarkStart w:id="248" w:name="OLE_LINK4"/>
      <w:bookmarkStart w:id="249" w:name="OLE_LINK29"/>
      <w:bookmarkStart w:id="250" w:name="OLE_LINK28"/>
      <w:r>
        <w:rPr>
          <w:rFonts w:ascii="Times New Roman" w:hAnsi="Times New Roman" w:cs="Times New Roman"/>
          <w:sz w:val="24"/>
        </w:rPr>
        <w:t xml:space="preserve">Nanodiamond seeding is essential for depositing a uniform layer of high-quality </w:t>
      </w:r>
      <w:r>
        <w:rPr>
          <w:rFonts w:ascii="Times New Roman" w:hAnsi="Times New Roman" w:cs="Times New Roman"/>
          <w:sz w:val="24"/>
          <w:lang w:val="en-AU"/>
        </w:rPr>
        <w:t>NUNCD</w:t>
      </w:r>
      <w:r>
        <w:rPr>
          <w:rFonts w:ascii="Times New Roman" w:hAnsi="Times New Roman" w:cs="Times New Roman"/>
          <w:sz w:val="24"/>
        </w:rPr>
        <w:t xml:space="preserve"> on substrates</w:t>
      </w:r>
      <w:bookmarkEnd w:id="248"/>
      <w:r>
        <w:rPr>
          <w:rFonts w:ascii="Times New Roman" w:hAnsi="Times New Roman" w:cs="Times New Roman"/>
          <w:sz w:val="24"/>
        </w:rPr>
        <w:t>.</w:t>
      </w:r>
      <w:r>
        <w:rPr>
          <w:rFonts w:ascii="Times New Roman" w:hAnsi="Times New Roman" w:cs="Times New Roman"/>
          <w:sz w:val="24"/>
        </w:rPr>
        <w:fldChar w:fldCharType="begin">
          <w:fldData xml:space="preserve">PEVuZE5vdGU+PENpdGU+PEF1dGhvcj5BaGFyb25vdmljaDwvQXV0aG9yPjxZZWFyPjIwMTE8L1ll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PEVuZE5vdGU+PENpdGU+PEF1dGhvcj5BaGFyb25vdmljaDwvQXV0aG9yPjxZZWFyPjIwMTE8L1ll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[75, 76]</w:t>
      </w:r>
      <w:r>
        <w:rPr>
          <w:rFonts w:ascii="Times New Roman" w:hAnsi="Times New Roman" w:cs="Times New Roman"/>
          <w:sz w:val="24"/>
        </w:rPr>
        <w:fldChar w:fldCharType="end"/>
      </w:r>
      <w:r>
        <w:rPr>
          <w:rFonts w:ascii="Times New Roman" w:hAnsi="Times New Roman" w:cs="Times New Roman"/>
          <w:sz w:val="24"/>
        </w:rPr>
        <w:t xml:space="preserve"> We first explored the optimal conditions for </w:t>
      </w:r>
      <w:r>
        <w:rPr>
          <w:rFonts w:ascii="Times New Roman" w:hAnsi="Times New Roman" w:cs="Times New Roman"/>
          <w:sz w:val="24"/>
          <w:lang w:val="en-AU"/>
        </w:rPr>
        <w:t xml:space="preserve"> </w:t>
      </w:r>
      <w:r>
        <w:rPr>
          <w:rFonts w:ascii="Times New Roman" w:hAnsi="Times New Roman" w:cs="Times New Roman"/>
          <w:sz w:val="24"/>
        </w:rPr>
        <w:t>nanodiamond seeding. CNT mats</w:t>
      </w:r>
      <w:bookmarkEnd w:id="249"/>
      <w:r>
        <w:rPr>
          <w:rFonts w:ascii="Times New Roman" w:hAnsi="Times New Roman" w:cs="Times New Roman"/>
          <w:sz w:val="24"/>
        </w:rPr>
        <w:t xml:space="preserve"> were first seeded in hydrogen-terminated nanodiamond solution for different durations between 3 seconds and 12 hours. </w:t>
      </w:r>
      <w:r>
        <w:rPr>
          <w:rFonts w:ascii="Times New Roman" w:hAnsi="Times New Roman" w:cs="Times New Roman"/>
          <w:sz w:val="24"/>
          <w:lang w:val="en-AU"/>
        </w:rPr>
        <w:t>NUNCD</w:t>
      </w:r>
      <w:r>
        <w:rPr>
          <w:rFonts w:ascii="Times New Roman" w:hAnsi="Times New Roman" w:cs="Times New Roman"/>
          <w:sz w:val="24"/>
        </w:rPr>
        <w:t xml:space="preserve"> was then deposited on CNT mats through the MPCVD. Figure S1a-f shows the optical images of the samples after 1 hour of diamond deposition, which revealed a clear trend that correlated with the seeding duration, where a longer seeding duration led to a larger and more uniform, lighter colored region of coating on the CNT mats. Raman spectroscopy (Figure S1g) suggested that the lighter colored regions had features like </w:t>
      </w:r>
      <w:r>
        <w:rPr>
          <w:rFonts w:ascii="Times New Roman" w:hAnsi="Times New Roman" w:cs="Times New Roman"/>
          <w:sz w:val="24"/>
          <w:lang w:val="en-AU"/>
        </w:rPr>
        <w:t>NUNCD</w:t>
      </w:r>
      <w:r>
        <w:rPr>
          <w:rFonts w:ascii="Times New Roman" w:hAnsi="Times New Roman" w:cs="Times New Roman"/>
          <w:sz w:val="24"/>
        </w:rPr>
        <w:t xml:space="preserve"> on silicon (</w:t>
      </w:r>
      <w:r>
        <w:rPr>
          <w:rFonts w:ascii="Times New Roman" w:hAnsi="Times New Roman" w:cs="Times New Roman"/>
          <w:sz w:val="24"/>
          <w:lang w:val="en-AU"/>
        </w:rPr>
        <w:t>NUNCD</w:t>
      </w:r>
      <w:r>
        <w:rPr>
          <w:rFonts w:ascii="Times New Roman" w:hAnsi="Times New Roman" w:cs="Times New Roman"/>
          <w:sz w:val="24"/>
        </w:rPr>
        <w:t xml:space="preserve">/Si). In contrast, the darker colored region showed Raman features like graphite. We therefore used 12 hours of nanodiamond seeding for </w:t>
      </w:r>
      <w:r>
        <w:rPr>
          <w:rFonts w:ascii="Times New Roman" w:hAnsi="Times New Roman" w:cs="Times New Roman"/>
          <w:sz w:val="24"/>
          <w:lang w:val="en-AU"/>
        </w:rPr>
        <w:t>NUNCD</w:t>
      </w:r>
      <w:r>
        <w:rPr>
          <w:rFonts w:ascii="Times New Roman" w:hAnsi="Times New Roman" w:cs="Times New Roman"/>
          <w:sz w:val="24"/>
        </w:rPr>
        <w:t xml:space="preserve"> deposition on CNT mats in the subsequent studies.</w:t>
      </w:r>
      <w:bookmarkEnd w:id="250"/>
    </w:p>
    <w:p w14:paraId="4D604D0B" w14:textId="77777777" w:rsidR="00907807" w:rsidRDefault="00907807">
      <w:pPr>
        <w:rPr>
          <w:rFonts w:ascii="Times New Roman" w:hAnsi="Times New Roman" w:cs="Times New Roman"/>
          <w:sz w:val="24"/>
        </w:rPr>
      </w:pPr>
    </w:p>
    <w:p w14:paraId="35D77B53" w14:textId="77777777" w:rsidR="00907807" w:rsidRDefault="000A1646">
      <w:pPr>
        <w:rPr>
          <w:rFonts w:ascii="Times New Roman" w:hAnsi="Times New Roman" w:cs="Times New Roman"/>
          <w:sz w:val="24"/>
        </w:rPr>
      </w:pPr>
      <w:r>
        <w:rPr>
          <w:rStyle w:val="CommentReference"/>
          <w:lang w:val="en-AU"/>
        </w:rPr>
        <w:t xml:space="preserve">   </w:t>
      </w:r>
      <w:r>
        <w:rPr>
          <w:rFonts w:ascii="Times New Roman" w:hAnsi="Times New Roman" w:cs="Times New Roman" w:hint="eastAsia"/>
          <w:noProof/>
          <w:sz w:val="24"/>
        </w:rPr>
        <w:lastRenderedPageBreak/>
        <w:drawing>
          <wp:inline distT="0" distB="0" distL="114300" distR="114300" wp14:anchorId="32B63CF4" wp14:editId="144D2087">
            <wp:extent cx="5271770" cy="3523615"/>
            <wp:effectExtent l="0" t="0" r="11430" b="6985"/>
            <wp:docPr id="1" name="图片 1" descr="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 1--2"/>
                    <pic:cNvPicPr>
                      <a:picLocks noChangeAspect="1"/>
                    </pic:cNvPicPr>
                  </pic:nvPicPr>
                  <pic:blipFill>
                    <a:blip r:embed="rId13"/>
                    <a:stretch>
                      <a:fillRect/>
                    </a:stretch>
                  </pic:blipFill>
                  <pic:spPr>
                    <a:xfrm>
                      <a:off x="0" y="0"/>
                      <a:ext cx="5271770" cy="3523615"/>
                    </a:xfrm>
                    <a:prstGeom prst="rect">
                      <a:avLst/>
                    </a:prstGeom>
                  </pic:spPr>
                </pic:pic>
              </a:graphicData>
            </a:graphic>
          </wp:inline>
        </w:drawing>
      </w:r>
    </w:p>
    <w:p w14:paraId="083A054E" w14:textId="30EDE89B" w:rsidR="00907807" w:rsidRDefault="000A1646">
      <w:pPr>
        <w:rPr>
          <w:rFonts w:ascii="Times New Roman" w:hAnsi="Times New Roman" w:cs="Times New Roman"/>
          <w:sz w:val="24"/>
        </w:rPr>
      </w:pPr>
      <w:r>
        <w:rPr>
          <w:rFonts w:ascii="Times New Roman" w:hAnsi="Times New Roman" w:cs="Times New Roman"/>
          <w:b/>
          <w:bCs/>
          <w:sz w:val="24"/>
        </w:rPr>
        <w:t>Figure 1. Deposition of NUNCD on CNT mats at different stage temperatures.</w:t>
      </w:r>
      <w:r>
        <w:rPr>
          <w:rFonts w:ascii="Times New Roman" w:hAnsi="Times New Roman" w:cs="Times New Roman"/>
          <w:sz w:val="24"/>
        </w:rPr>
        <w:t xml:space="preserve"> (a) SEM images of uncoated CNT, </w:t>
      </w:r>
      <w:r>
        <w:rPr>
          <w:rFonts w:ascii="Times New Roman" w:hAnsi="Times New Roman" w:cs="Times New Roman"/>
          <w:sz w:val="24"/>
          <w:lang w:val="en-AU"/>
        </w:rPr>
        <w:t>NUNCD</w:t>
      </w:r>
      <w:r>
        <w:rPr>
          <w:rFonts w:ascii="Times New Roman" w:hAnsi="Times New Roman" w:cs="Times New Roman"/>
          <w:sz w:val="24"/>
        </w:rPr>
        <w:t xml:space="preserve">/CNT </w:t>
      </w:r>
      <w:r>
        <w:rPr>
          <w:rFonts w:ascii="Times New Roman" w:hAnsi="Times New Roman" w:cs="Times New Roman"/>
          <w:sz w:val="24"/>
          <w:lang w:val="en-AU"/>
        </w:rPr>
        <w:t>deposited at</w:t>
      </w:r>
      <w:r>
        <w:rPr>
          <w:rFonts w:ascii="Times New Roman" w:hAnsi="Times New Roman" w:cs="Times New Roman"/>
          <w:sz w:val="24"/>
        </w:rPr>
        <w:t xml:space="preserve"> stage temperatures of 550°C, 650°C, 750°C</w:t>
      </w:r>
      <w:r>
        <w:rPr>
          <w:rFonts w:ascii="Times New Roman" w:hAnsi="Times New Roman" w:cs="Times New Roman" w:hint="eastAsia"/>
          <w:sz w:val="24"/>
        </w:rPr>
        <w:t>,</w:t>
      </w:r>
      <w:r>
        <w:rPr>
          <w:rFonts w:ascii="Times New Roman" w:hAnsi="Times New Roman" w:cs="Times New Roman"/>
          <w:sz w:val="24"/>
        </w:rPr>
        <w:t xml:space="preserve"> and 850°C</w:t>
      </w:r>
      <w:r>
        <w:rPr>
          <w:rFonts w:ascii="Times New Roman" w:hAnsi="Times New Roman" w:cs="Times New Roman"/>
          <w:sz w:val="24"/>
          <w:lang w:val="en-AU"/>
        </w:rPr>
        <w:t>, and</w:t>
      </w:r>
      <w:r>
        <w:rPr>
          <w:rFonts w:ascii="Times New Roman" w:hAnsi="Times New Roman" w:cs="Times New Roman"/>
          <w:sz w:val="24"/>
        </w:rPr>
        <w:t xml:space="preserve"> </w:t>
      </w:r>
      <w:r>
        <w:rPr>
          <w:rFonts w:ascii="Times New Roman" w:hAnsi="Times New Roman" w:cs="Times New Roman"/>
          <w:sz w:val="24"/>
          <w:lang w:val="en-AU"/>
        </w:rPr>
        <w:t>NUNCD/</w:t>
      </w:r>
      <w:r>
        <w:rPr>
          <w:rFonts w:ascii="Times New Roman" w:hAnsi="Times New Roman" w:cs="Times New Roman"/>
          <w:sz w:val="24"/>
        </w:rPr>
        <w:t xml:space="preserve">Si </w:t>
      </w:r>
      <w:r>
        <w:rPr>
          <w:rFonts w:ascii="Times New Roman" w:hAnsi="Times New Roman" w:cs="Times New Roman"/>
          <w:sz w:val="24"/>
          <w:lang w:val="en-AU"/>
        </w:rPr>
        <w:t xml:space="preserve">deposited </w:t>
      </w:r>
      <w:r>
        <w:rPr>
          <w:rFonts w:ascii="Times New Roman" w:hAnsi="Times New Roman" w:cs="Times New Roman"/>
          <w:sz w:val="24"/>
        </w:rPr>
        <w:t>at 850°C. Scale bars: 500 nm. (</w:t>
      </w:r>
      <w:r>
        <w:rPr>
          <w:rFonts w:ascii="Times New Roman" w:hAnsi="Times New Roman" w:cs="Times New Roman"/>
          <w:sz w:val="24"/>
          <w:lang w:val="en-AU"/>
        </w:rPr>
        <w:t>b</w:t>
      </w:r>
      <w:r>
        <w:rPr>
          <w:rFonts w:ascii="Times New Roman" w:hAnsi="Times New Roman" w:cs="Times New Roman"/>
          <w:sz w:val="24"/>
        </w:rPr>
        <w:t xml:space="preserve">) Raman spectra of CNT, </w:t>
      </w:r>
      <w:r>
        <w:rPr>
          <w:rFonts w:ascii="Times New Roman" w:hAnsi="Times New Roman" w:cs="Times New Roman"/>
          <w:sz w:val="24"/>
          <w:lang w:val="en-AU"/>
        </w:rPr>
        <w:t>NUNCD</w:t>
      </w:r>
      <w:r>
        <w:rPr>
          <w:rFonts w:ascii="Times New Roman" w:hAnsi="Times New Roman" w:cs="Times New Roman"/>
          <w:sz w:val="24"/>
        </w:rPr>
        <w:t xml:space="preserve">/CNT at different preparation temperatures, and </w:t>
      </w:r>
      <w:r>
        <w:rPr>
          <w:rFonts w:ascii="Times New Roman" w:hAnsi="Times New Roman" w:cs="Times New Roman"/>
          <w:sz w:val="24"/>
          <w:lang w:val="en-AU"/>
        </w:rPr>
        <w:t>NUNCD/</w:t>
      </w:r>
      <w:r>
        <w:rPr>
          <w:rFonts w:ascii="Times New Roman" w:hAnsi="Times New Roman" w:cs="Times New Roman"/>
          <w:sz w:val="24"/>
        </w:rPr>
        <w:t>Si. (</w:t>
      </w:r>
      <w:r>
        <w:rPr>
          <w:rFonts w:ascii="Times New Roman" w:hAnsi="Times New Roman" w:cs="Times New Roman"/>
          <w:sz w:val="24"/>
          <w:lang w:val="en-AU"/>
        </w:rPr>
        <w:t>c</w:t>
      </w:r>
      <w:r>
        <w:rPr>
          <w:rFonts w:ascii="Times New Roman" w:hAnsi="Times New Roman" w:cs="Times New Roman"/>
          <w:sz w:val="24"/>
        </w:rPr>
        <w:t xml:space="preserve">) </w:t>
      </w:r>
      <w:del w:id="251" w:author="Sorel De Leon Vergara" w:date="2025-09-28T15:15:00Z" w16du:dateUtc="2025-09-28T05:15:00Z">
        <w:r w:rsidDel="00EF2E35">
          <w:rPr>
            <w:rFonts w:ascii="Times New Roman" w:hAnsi="Times New Roman" w:cs="Times New Roman"/>
            <w:sz w:val="24"/>
          </w:rPr>
          <w:delText>The a</w:delText>
        </w:r>
      </w:del>
      <w:ins w:id="252" w:author="Sorel De Leon Vergara" w:date="2025-09-28T15:15:00Z" w16du:dateUtc="2025-09-28T05:15:00Z">
        <w:r w:rsidR="00EF2E35">
          <w:rPr>
            <w:rFonts w:ascii="Times New Roman" w:hAnsi="Times New Roman" w:cs="Times New Roman"/>
            <w:sz w:val="24"/>
          </w:rPr>
          <w:t>A</w:t>
        </w:r>
      </w:ins>
      <w:r>
        <w:rPr>
          <w:rFonts w:ascii="Times New Roman" w:hAnsi="Times New Roman" w:cs="Times New Roman"/>
          <w:sz w:val="24"/>
        </w:rPr>
        <w:t xml:space="preserve">verage sheet resistivity of CNT and </w:t>
      </w:r>
      <w:r>
        <w:rPr>
          <w:rFonts w:ascii="Times New Roman" w:hAnsi="Times New Roman" w:cs="Times New Roman"/>
          <w:sz w:val="24"/>
          <w:lang w:val="en-AU"/>
        </w:rPr>
        <w:t>NUNCD</w:t>
      </w:r>
      <w:r>
        <w:rPr>
          <w:rFonts w:ascii="Times New Roman" w:hAnsi="Times New Roman" w:cs="Times New Roman"/>
          <w:sz w:val="24"/>
        </w:rPr>
        <w:t xml:space="preserve">/CNT </w:t>
      </w:r>
      <w:r>
        <w:rPr>
          <w:rFonts w:ascii="Times New Roman" w:hAnsi="Times New Roman" w:cs="Times New Roman"/>
          <w:sz w:val="24"/>
          <w:lang w:val="en-AU"/>
        </w:rPr>
        <w:t>deposited</w:t>
      </w:r>
      <w:r>
        <w:rPr>
          <w:rFonts w:ascii="Times New Roman" w:hAnsi="Times New Roman" w:cs="Times New Roman"/>
          <w:sz w:val="24"/>
        </w:rPr>
        <w:t xml:space="preserve"> at different temperatures. (</w:t>
      </w:r>
      <w:r>
        <w:rPr>
          <w:rFonts w:ascii="Times New Roman" w:hAnsi="Times New Roman" w:cs="Times New Roman"/>
          <w:sz w:val="24"/>
          <w:lang w:val="en-AU"/>
        </w:rPr>
        <w:t>d</w:t>
      </w:r>
      <w:r>
        <w:rPr>
          <w:rFonts w:ascii="Times New Roman" w:hAnsi="Times New Roman" w:cs="Times New Roman"/>
          <w:sz w:val="24"/>
        </w:rPr>
        <w:t xml:space="preserve">) Cross-sectional view of </w:t>
      </w:r>
      <w:r>
        <w:rPr>
          <w:rFonts w:ascii="Times New Roman" w:hAnsi="Times New Roman" w:cs="Times New Roman"/>
          <w:sz w:val="24"/>
          <w:lang w:val="en-AU"/>
        </w:rPr>
        <w:t>NUNCD</w:t>
      </w:r>
      <w:r>
        <w:rPr>
          <w:rFonts w:ascii="Times New Roman" w:hAnsi="Times New Roman" w:cs="Times New Roman"/>
          <w:sz w:val="24"/>
        </w:rPr>
        <w:t>/CNT deposited at 750 °C. (</w:t>
      </w:r>
      <w:r>
        <w:rPr>
          <w:rFonts w:ascii="Times New Roman" w:hAnsi="Times New Roman" w:cs="Times New Roman"/>
          <w:sz w:val="24"/>
          <w:lang w:val="en-AU"/>
        </w:rPr>
        <w:t>e</w:t>
      </w:r>
      <w:r>
        <w:rPr>
          <w:rFonts w:ascii="Times New Roman" w:hAnsi="Times New Roman" w:cs="Times New Roman"/>
          <w:sz w:val="24"/>
        </w:rPr>
        <w:t>) Optical image of the NUNCD/CNT bent around a cylinder</w:t>
      </w:r>
      <w:r>
        <w:rPr>
          <w:rFonts w:ascii="Times New Roman" w:hAnsi="Times New Roman" w:cs="Times New Roman"/>
          <w:sz w:val="24"/>
          <w:lang w:val="en-AU"/>
        </w:rPr>
        <w:t xml:space="preserve"> with a 4</w:t>
      </w:r>
      <w:r>
        <w:rPr>
          <w:rFonts w:ascii="Times New Roman" w:hAnsi="Times New Roman" w:cs="Times New Roman" w:hint="eastAsia"/>
          <w:sz w:val="24"/>
          <w:lang w:val="en-AU"/>
        </w:rPr>
        <w:t xml:space="preserve"> </w:t>
      </w:r>
      <w:r>
        <w:rPr>
          <w:rFonts w:ascii="Times New Roman" w:hAnsi="Times New Roman" w:cs="Times New Roman"/>
          <w:sz w:val="24"/>
          <w:lang w:val="en-AU"/>
        </w:rPr>
        <w:t>mm diameter</w:t>
      </w:r>
      <w:r>
        <w:rPr>
          <w:rFonts w:ascii="Times New Roman" w:hAnsi="Times New Roman" w:cs="Times New Roman"/>
          <w:sz w:val="24"/>
        </w:rPr>
        <w:t>. (</w:t>
      </w:r>
      <w:r>
        <w:rPr>
          <w:rFonts w:ascii="Times New Roman" w:hAnsi="Times New Roman" w:cs="Times New Roman"/>
          <w:sz w:val="24"/>
          <w:lang w:val="en-AU"/>
        </w:rPr>
        <w:t>f</w:t>
      </w:r>
      <w:r>
        <w:rPr>
          <w:rFonts w:ascii="Times New Roman" w:hAnsi="Times New Roman" w:cs="Times New Roman"/>
          <w:sz w:val="24"/>
        </w:rPr>
        <w:t xml:space="preserve">) </w:t>
      </w:r>
      <w:r>
        <w:rPr>
          <w:rFonts w:ascii="Times New Roman" w:hAnsi="Times New Roman" w:cs="Times New Roman"/>
          <w:sz w:val="24"/>
          <w:lang w:val="en-AU"/>
        </w:rPr>
        <w:t xml:space="preserve">Sheet resistivity </w:t>
      </w:r>
      <w:r>
        <w:rPr>
          <w:rFonts w:ascii="Times New Roman" w:hAnsi="Times New Roman" w:cs="Times New Roman"/>
          <w:sz w:val="24"/>
        </w:rPr>
        <w:t>of</w:t>
      </w:r>
      <w:r>
        <w:rPr>
          <w:rFonts w:ascii="Times New Roman" w:hAnsi="Times New Roman" w:cs="Times New Roman"/>
          <w:sz w:val="24"/>
          <w:lang w:val="en-AU"/>
        </w:rPr>
        <w:t xml:space="preserve"> NUNCD</w:t>
      </w:r>
      <w:r>
        <w:rPr>
          <w:rFonts w:ascii="Times New Roman" w:hAnsi="Times New Roman" w:cs="Times New Roman"/>
          <w:sz w:val="24"/>
        </w:rPr>
        <w:t>/CNT</w:t>
      </w:r>
      <w:r>
        <w:rPr>
          <w:rFonts w:ascii="Times New Roman" w:hAnsi="Times New Roman" w:cs="Times New Roman"/>
          <w:sz w:val="24"/>
          <w:lang w:val="en-AU"/>
        </w:rPr>
        <w:t xml:space="preserve"> deposited at </w:t>
      </w:r>
      <w:r>
        <w:rPr>
          <w:rFonts w:ascii="Times New Roman" w:hAnsi="Times New Roman" w:cs="Times New Roman"/>
          <w:sz w:val="24"/>
        </w:rPr>
        <w:t>750 °C</w:t>
      </w:r>
      <w:r>
        <w:rPr>
          <w:rFonts w:ascii="Times New Roman" w:hAnsi="Times New Roman" w:cs="Times New Roman"/>
          <w:sz w:val="24"/>
          <w:lang w:val="en-AU"/>
        </w:rPr>
        <w:t xml:space="preserve"> and the percentage of sheet resistivity c</w:t>
      </w:r>
      <w:proofErr w:type="spellStart"/>
      <w:r>
        <w:rPr>
          <w:rFonts w:ascii="Times New Roman" w:hAnsi="Times New Roman" w:cs="Times New Roman"/>
          <w:sz w:val="24"/>
        </w:rPr>
        <w:t>hange</w:t>
      </w:r>
      <w:proofErr w:type="spellEnd"/>
      <w:r>
        <w:rPr>
          <w:rFonts w:ascii="Times New Roman" w:hAnsi="Times New Roman" w:cs="Times New Roman"/>
          <w:sz w:val="24"/>
        </w:rPr>
        <w:t xml:space="preserve"> during 2000 times of bending.</w:t>
      </w:r>
      <w:r>
        <w:rPr>
          <w:rFonts w:ascii="Times New Roman" w:hAnsi="Times New Roman" w:cs="Times New Roman"/>
          <w:sz w:val="24"/>
          <w:lang w:val="en-AU"/>
        </w:rPr>
        <w:t xml:space="preserve"> </w:t>
      </w:r>
    </w:p>
    <w:p w14:paraId="0749E449" w14:textId="77777777" w:rsidR="00907807" w:rsidRDefault="00907807">
      <w:pPr>
        <w:rPr>
          <w:rFonts w:ascii="Times New Roman" w:hAnsi="Times New Roman" w:cs="Times New Roman"/>
          <w:sz w:val="24"/>
        </w:rPr>
      </w:pPr>
    </w:p>
    <w:p w14:paraId="19ADCD94" w14:textId="77777777" w:rsidR="00907807" w:rsidRDefault="000A1646">
      <w:pPr>
        <w:rPr>
          <w:rFonts w:ascii="Times New Roman" w:hAnsi="Times New Roman" w:cs="Times New Roman"/>
          <w:sz w:val="24"/>
        </w:rPr>
      </w:pPr>
      <w:r>
        <w:rPr>
          <w:rFonts w:ascii="Times New Roman" w:hAnsi="Times New Roman" w:cs="Times New Roman"/>
          <w:sz w:val="24"/>
        </w:rPr>
        <w:t xml:space="preserve">Stage temperature is another critical parameter for achieving high-quality </w:t>
      </w:r>
      <w:r>
        <w:rPr>
          <w:rFonts w:ascii="Times New Roman" w:hAnsi="Times New Roman" w:cs="Times New Roman"/>
          <w:sz w:val="24"/>
          <w:lang w:val="en-AU"/>
        </w:rPr>
        <w:t>NUNCD</w:t>
      </w:r>
      <w:r>
        <w:rPr>
          <w:rFonts w:ascii="Times New Roman" w:hAnsi="Times New Roman" w:cs="Times New Roman"/>
          <w:sz w:val="24"/>
        </w:rPr>
        <w:t xml:space="preserve"> deposition on various substrates. When depositing </w:t>
      </w:r>
      <w:r>
        <w:rPr>
          <w:rFonts w:ascii="Times New Roman" w:hAnsi="Times New Roman" w:cs="Times New Roman"/>
          <w:sz w:val="24"/>
          <w:lang w:val="en-AU"/>
        </w:rPr>
        <w:t>NUNCD</w:t>
      </w:r>
      <w:r>
        <w:rPr>
          <w:rFonts w:ascii="Times New Roman" w:hAnsi="Times New Roman" w:cs="Times New Roman"/>
          <w:sz w:val="24"/>
        </w:rPr>
        <w:t xml:space="preserve"> on Si substrate</w:t>
      </w:r>
      <w:r>
        <w:rPr>
          <w:rFonts w:ascii="Times New Roman" w:hAnsi="Times New Roman" w:cs="Times New Roman" w:hint="eastAsia"/>
          <w:sz w:val="24"/>
        </w:rPr>
        <w:t>s</w:t>
      </w:r>
      <w:r>
        <w:rPr>
          <w:rFonts w:ascii="Times New Roman" w:hAnsi="Times New Roman" w:cs="Times New Roman"/>
          <w:sz w:val="24"/>
        </w:rPr>
        <w:t>, we previously demonstrated consistent and high-quality growth using a stage temperature of 850 °C</w:t>
      </w:r>
      <w:r>
        <w:rPr>
          <w:rFonts w:ascii="Times New Roman" w:hAnsi="Times New Roman" w:cs="Times New Roman"/>
          <w:sz w:val="24"/>
        </w:rPr>
        <w:fldChar w:fldCharType="begin">
          <w:fldData xml:space="preserve">PEVuZE5vdGU+PENpdGU+PEF1dGhvcj5GYWxhaGF0ZG9vc3Q8L0F1dGhvcj48WWVhcj4yMDI0PC9Z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PEVuZE5vdGU+PENpdGU+PEF1dGhvcj5GYWxhaGF0ZG9vc3Q8L0F1dGhvcj48WWVhcj4yMDI0PC9Z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[59, 77]</w:t>
      </w:r>
      <w:r>
        <w:rPr>
          <w:rFonts w:ascii="Times New Roman" w:hAnsi="Times New Roman" w:cs="Times New Roman"/>
          <w:sz w:val="24"/>
        </w:rPr>
        <w:fldChar w:fldCharType="end"/>
      </w:r>
      <w:r>
        <w:rPr>
          <w:rFonts w:ascii="Times New Roman" w:hAnsi="Times New Roman" w:cs="Times New Roman"/>
          <w:sz w:val="24"/>
        </w:rPr>
        <w:t xml:space="preserve">, which, however, failed to produce consistent </w:t>
      </w:r>
      <w:r>
        <w:rPr>
          <w:rFonts w:ascii="Times New Roman" w:hAnsi="Times New Roman" w:cs="Times New Roman"/>
          <w:sz w:val="24"/>
          <w:lang w:val="en-AU"/>
        </w:rPr>
        <w:t>NUNCD</w:t>
      </w:r>
      <w:r>
        <w:rPr>
          <w:rFonts w:ascii="Times New Roman" w:hAnsi="Times New Roman" w:cs="Times New Roman"/>
          <w:sz w:val="24"/>
        </w:rPr>
        <w:t xml:space="preserve"> deposition on the CNT mats. We therefore explored the effect of stage temperature by depositing </w:t>
      </w:r>
      <w:r>
        <w:rPr>
          <w:rFonts w:ascii="Times New Roman" w:hAnsi="Times New Roman" w:cs="Times New Roman"/>
          <w:sz w:val="24"/>
          <w:lang w:val="en-AU"/>
        </w:rPr>
        <w:t>NUNCD</w:t>
      </w:r>
      <w:r>
        <w:rPr>
          <w:rFonts w:ascii="Times New Roman" w:hAnsi="Times New Roman" w:cs="Times New Roman"/>
          <w:sz w:val="24"/>
        </w:rPr>
        <w:t xml:space="preserve"> on CNT mats at varying temperatures between 550 and 850 °C (Figure 1</w:t>
      </w:r>
      <w:r>
        <w:rPr>
          <w:rFonts w:ascii="Times New Roman" w:hAnsi="Times New Roman" w:cs="Times New Roman"/>
          <w:sz w:val="24"/>
          <w:lang w:val="en-AU"/>
        </w:rPr>
        <w:t>a</w:t>
      </w:r>
      <w:r>
        <w:rPr>
          <w:rFonts w:ascii="Times New Roman" w:hAnsi="Times New Roman" w:cs="Times New Roman"/>
          <w:sz w:val="24"/>
        </w:rPr>
        <w:t xml:space="preserve">). SEM (Figure 1a) shows that one hour of deposition, at all temperatures except 850 °C, resulted in the coating on CNT mats with morphology similar to </w:t>
      </w:r>
      <w:r>
        <w:rPr>
          <w:rFonts w:ascii="Times New Roman" w:hAnsi="Times New Roman" w:cs="Times New Roman"/>
          <w:sz w:val="24"/>
          <w:lang w:val="en-AU"/>
        </w:rPr>
        <w:t>NUNCD</w:t>
      </w:r>
      <w:r>
        <w:rPr>
          <w:rFonts w:ascii="Times New Roman" w:hAnsi="Times New Roman" w:cs="Times New Roman"/>
          <w:sz w:val="24"/>
        </w:rPr>
        <w:t>/Si. They all exhibit fin-structured morphology as previously reported.</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&lt;EndNote&gt;&lt;Cite&gt;&lt;Author&gt;Garrett&lt;/Author&gt;&lt;Year&gt;2012&lt;/Year&gt;&lt;RecNum&gt;49&lt;/RecNum&gt;&lt;DisplayText&gt;[68]&lt;/DisplayText&gt;&lt;record&gt;&lt;rec-number&gt;49&lt;/rec-number&gt;&lt;foreign-keys&gt;&lt;key app="EN" db-id="2rrpazwaferdrnezvfhxvxsyrzp5dzp25dtd" timestamp="1697878494"&gt;49&lt;/key&gt;&lt;/foreign-keys&gt;&lt;ref-type name="Journal Article"&gt;17&lt;/ref-type&gt;&lt;contributors&gt;&lt;authors&gt;&lt;author&gt;Garrett, D. J.&lt;/author&gt;&lt;author&gt;Ganesan, K.&lt;/author&gt;&lt;author&gt;Stacey, A.&lt;/author&gt;&lt;author&gt;Fox, K.&lt;/author&gt;&lt;author&gt;Meffin, H.&lt;/author&gt;&lt;author&gt;Prawer, S.&lt;/author&gt;&lt;/authors&gt;&lt;/contributors&gt;&lt;auth-address&gt;Univ Melbourne, Sch Phys, Melbourne, Vic 3010, Australia&amp;#xD;Univ Melbourne, Victorian Res Lab, Melbourne, Vic 3010, Australia&amp;#xD;Univ Melbourne, Dept Elect &amp;amp; Elect Engn, Melbourne, Vic 3010, Australia&lt;/auth-address&gt;&lt;titles&gt;&lt;title&gt;Ultra-nanocrystalline diamond electrodes: optimization towards neural stimulation applications&lt;/title&gt;&lt;secondary-title&gt;Journal of Neural Engineering&lt;/secondary-title&gt;&lt;alt-title&gt;J Neural Eng&lt;/alt-title&gt;&lt;/titles&gt;&lt;periodical&gt;&lt;full-title&gt;Journal of Neural Engineering&lt;/full-title&gt;&lt;abbr-1&gt;J Neural Eng&lt;/abbr-1&gt;&lt;/periodical&gt;&lt;alt-periodical&gt;&lt;full-title&gt;Journal of Neural Engineering&lt;/full-title&gt;&lt;abbr-1&gt;J Neural Eng&lt;/abbr-1&gt;&lt;/alt-periodical&gt;&lt;volume&gt;9&lt;/volume&gt;&lt;number&gt;1&lt;/number&gt;&lt;keywords&gt;&lt;keyword&gt;x-ray photoelectron&lt;/keyword&gt;&lt;keyword&gt;ultrananocrystalline diamond&lt;/keyword&gt;&lt;keyword&gt;electrical-stimulation&lt;/keyword&gt;&lt;keyword&gt;iridium oxide&lt;/keyword&gt;&lt;keyword&gt;carbon&lt;/keyword&gt;&lt;keyword&gt;film&lt;/keyword&gt;&lt;keyword&gt;spectroscopy&lt;/keyword&gt;&lt;keyword&gt;biocompatibility&lt;/keyword&gt;&lt;keyword&gt;interface&lt;/keyword&gt;&lt;keyword&gt;growth&lt;/keyword&gt;&lt;/keywords&gt;&lt;dates&gt;&lt;year&gt;2012&lt;/year&gt;&lt;pub-dates&gt;&lt;date&gt;Feb&lt;/date&gt;&lt;/pub-dates&gt;&lt;/dates&gt;&lt;isbn&gt;1741-2560&lt;/isbn&gt;&lt;accession-num&gt;WOS:000300618700004&lt;/accession-num&gt;&lt;urls&gt;&lt;related-urls&gt;&lt;url&gt;&amp;lt;Go to ISI&amp;gt;://WOS:000300618700004&lt;/url&gt;&lt;/related-urls&gt;&lt;/urls&gt;&lt;electronic-resource-num&gt;Artn 016002&amp;#xD;10.1088/1741-2560/9/1/016002&lt;/electronic-resource-num&gt;&lt;language&gt;English&lt;/language&gt;&lt;/record&gt;&lt;/Cite&gt;&lt;/EndNote&gt;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[68]</w:t>
      </w:r>
      <w:r>
        <w:rPr>
          <w:rFonts w:ascii="Times New Roman" w:hAnsi="Times New Roman" w:cs="Times New Roman"/>
          <w:sz w:val="24"/>
        </w:rPr>
        <w:fldChar w:fldCharType="end"/>
      </w:r>
      <w:r>
        <w:rPr>
          <w:rFonts w:ascii="Times New Roman" w:hAnsi="Times New Roman" w:cs="Times New Roman"/>
          <w:sz w:val="24"/>
        </w:rPr>
        <w:t xml:space="preserve"> In contrast to the porous structures shown in the CNT mats, </w:t>
      </w:r>
      <w:r>
        <w:rPr>
          <w:rFonts w:ascii="Times New Roman" w:hAnsi="Times New Roman" w:cs="Times New Roman"/>
          <w:sz w:val="24"/>
          <w:lang w:val="en-AU"/>
        </w:rPr>
        <w:t>NUNCD</w:t>
      </w:r>
      <w:r>
        <w:rPr>
          <w:rFonts w:ascii="Times New Roman" w:hAnsi="Times New Roman" w:cs="Times New Roman"/>
          <w:sz w:val="24"/>
        </w:rPr>
        <w:t xml:space="preserve"> deposited at 550-750 °C exhibited smoother surfaces without pores. Among them, 750 °C deposition led to the most similar morphology to that of </w:t>
      </w:r>
      <w:r>
        <w:rPr>
          <w:rFonts w:ascii="Times New Roman" w:hAnsi="Times New Roman" w:cs="Times New Roman"/>
          <w:sz w:val="24"/>
          <w:lang w:val="en-AU"/>
        </w:rPr>
        <w:t>NUNCD</w:t>
      </w:r>
      <w:r>
        <w:rPr>
          <w:rFonts w:ascii="Times New Roman" w:hAnsi="Times New Roman" w:cs="Times New Roman"/>
          <w:sz w:val="24"/>
        </w:rPr>
        <w:t>/Si, while 550 °C and 650 °C resulted in larger islands on the surface. However, 850 °C deposition showed dramatically different morphology with much rougher surfaces and pillared structures.</w:t>
      </w:r>
    </w:p>
    <w:p w14:paraId="5247A218" w14:textId="77777777" w:rsidR="00907807" w:rsidRDefault="00907807">
      <w:pPr>
        <w:rPr>
          <w:rFonts w:ascii="Times New Roman" w:hAnsi="Times New Roman" w:cs="Times New Roman"/>
          <w:sz w:val="24"/>
        </w:rPr>
      </w:pPr>
    </w:p>
    <w:p w14:paraId="5AF8EDA8" w14:textId="77777777" w:rsidR="00907807" w:rsidRDefault="000A1646">
      <w:pPr>
        <w:rPr>
          <w:rFonts w:ascii="Times New Roman" w:hAnsi="Times New Roman" w:cs="Times New Roman"/>
          <w:sz w:val="24"/>
        </w:rPr>
      </w:pPr>
      <w:r>
        <w:rPr>
          <w:rFonts w:ascii="Times New Roman" w:hAnsi="Times New Roman" w:cs="Times New Roman"/>
          <w:sz w:val="24"/>
        </w:rPr>
        <w:t xml:space="preserve">Raman spectra were obtained to further characterize the chemical structures of the </w:t>
      </w:r>
      <w:r>
        <w:rPr>
          <w:rFonts w:ascii="Times New Roman" w:hAnsi="Times New Roman" w:cs="Times New Roman" w:hint="eastAsia"/>
          <w:sz w:val="24"/>
        </w:rPr>
        <w:lastRenderedPageBreak/>
        <w:t>deposition</w:t>
      </w:r>
      <w:r>
        <w:rPr>
          <w:rFonts w:ascii="Times New Roman" w:hAnsi="Times New Roman" w:cs="Times New Roman"/>
          <w:sz w:val="24"/>
        </w:rPr>
        <w:t xml:space="preserve"> at different stage temperatures (Figure 1</w:t>
      </w:r>
      <w:r>
        <w:rPr>
          <w:rFonts w:ascii="Times New Roman" w:hAnsi="Times New Roman" w:cs="Times New Roman"/>
          <w:sz w:val="24"/>
          <w:lang w:val="en-AU"/>
        </w:rPr>
        <w:t>b</w:t>
      </w:r>
      <w:r>
        <w:rPr>
          <w:rFonts w:ascii="Times New Roman" w:hAnsi="Times New Roman" w:cs="Times New Roman"/>
          <w:sz w:val="24"/>
        </w:rPr>
        <w:t xml:space="preserve">), and the results were compared to the uncoated CNT as well as </w:t>
      </w:r>
      <w:r>
        <w:rPr>
          <w:rFonts w:ascii="Times New Roman" w:hAnsi="Times New Roman" w:cs="Times New Roman"/>
          <w:sz w:val="24"/>
          <w:lang w:val="en-AU"/>
        </w:rPr>
        <w:t>NUNCD</w:t>
      </w:r>
      <w:r>
        <w:rPr>
          <w:rFonts w:ascii="Times New Roman" w:hAnsi="Times New Roman" w:cs="Times New Roman"/>
          <w:sz w:val="24"/>
        </w:rPr>
        <w:t>/Si. The samples deposited at 550°C, 650°C</w:t>
      </w:r>
      <w:r>
        <w:rPr>
          <w:rFonts w:ascii="Times New Roman" w:hAnsi="Times New Roman" w:cs="Times New Roman" w:hint="eastAsia"/>
          <w:sz w:val="24"/>
        </w:rPr>
        <w:t>,</w:t>
      </w:r>
      <w:r>
        <w:rPr>
          <w:rFonts w:ascii="Times New Roman" w:hAnsi="Times New Roman" w:cs="Times New Roman"/>
          <w:sz w:val="24"/>
        </w:rPr>
        <w:t xml:space="preserve"> and 750°C all exhibited the typical peaks associated with </w:t>
      </w:r>
      <w:r>
        <w:rPr>
          <w:rFonts w:ascii="Times New Roman" w:hAnsi="Times New Roman" w:cs="Times New Roman"/>
          <w:sz w:val="24"/>
          <w:lang w:val="en-AU"/>
        </w:rPr>
        <w:t>NUNCD</w:t>
      </w:r>
      <w:r>
        <w:rPr>
          <w:rFonts w:ascii="Times New Roman" w:hAnsi="Times New Roman" w:cs="Times New Roman"/>
          <w:sz w:val="24"/>
        </w:rPr>
        <w:t>.</w:t>
      </w:r>
      <w:r>
        <w:rPr>
          <w:rFonts w:ascii="Times New Roman" w:hAnsi="Times New Roman" w:cs="Times New Roman"/>
          <w:sz w:val="24"/>
        </w:rPr>
        <w:fldChar w:fldCharType="begin">
          <w:fldData xml:space="preserve">PEVuZE5vdGU+PENpdGU+PEF1dGhvcj5XYW5nPC9BdXRob3I+PFllYXI+MjAwOTwvWWVhcj48UmVj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PEVuZE5vdGU+PENpdGU+PEF1dGhvcj5XYW5nPC9BdXRob3I+PFllYXI+MjAwOTwvWWVhcj48UmVj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[78]</w:t>
      </w:r>
      <w:r>
        <w:rPr>
          <w:rFonts w:ascii="Times New Roman" w:hAnsi="Times New Roman" w:cs="Times New Roman"/>
          <w:sz w:val="24"/>
        </w:rPr>
        <w:fldChar w:fldCharType="end"/>
      </w:r>
      <w:r>
        <w:rPr>
          <w:rFonts w:ascii="Times New Roman" w:hAnsi="Times New Roman" w:cs="Times New Roman"/>
          <w:sz w:val="24"/>
        </w:rPr>
        <w:t xml:space="preserve"> Specifically, the 550°C-750°C NUNCD/CNT samples all exhibited D (~ 1347 cm</w:t>
      </w:r>
      <w:r>
        <w:rPr>
          <w:rFonts w:ascii="Times New Roman" w:hAnsi="Times New Roman" w:cs="Times New Roman"/>
          <w:sz w:val="24"/>
          <w:vertAlign w:val="superscript"/>
        </w:rPr>
        <w:t>-1</w:t>
      </w:r>
      <w:r>
        <w:rPr>
          <w:rFonts w:ascii="Times New Roman" w:hAnsi="Times New Roman" w:cs="Times New Roman"/>
          <w:sz w:val="24"/>
        </w:rPr>
        <w:t>) and G (~ 1560 cm</w:t>
      </w:r>
      <w:r>
        <w:rPr>
          <w:rFonts w:ascii="Times New Roman" w:hAnsi="Times New Roman" w:cs="Times New Roman"/>
          <w:sz w:val="24"/>
          <w:vertAlign w:val="superscript"/>
        </w:rPr>
        <w:t>-1</w:t>
      </w:r>
      <w:r>
        <w:rPr>
          <w:rFonts w:ascii="Times New Roman" w:hAnsi="Times New Roman" w:cs="Times New Roman"/>
          <w:sz w:val="24"/>
        </w:rPr>
        <w:t xml:space="preserve">) bands, which are related </w:t>
      </w:r>
      <w:r>
        <w:rPr>
          <w:rFonts w:ascii="Times New Roman" w:hAnsi="Times New Roman" w:cs="Times New Roman" w:hint="eastAsia"/>
          <w:sz w:val="24"/>
        </w:rPr>
        <w:t>to</w:t>
      </w:r>
      <w:r>
        <w:rPr>
          <w:rFonts w:ascii="Times New Roman" w:hAnsi="Times New Roman" w:cs="Times New Roman"/>
          <w:sz w:val="24"/>
        </w:rPr>
        <w:t xml:space="preserve"> the relative motion of sp</w:t>
      </w:r>
      <w:r>
        <w:rPr>
          <w:rFonts w:ascii="Times New Roman" w:hAnsi="Times New Roman" w:cs="Times New Roman"/>
          <w:sz w:val="24"/>
          <w:vertAlign w:val="superscript"/>
        </w:rPr>
        <w:t>2</w:t>
      </w:r>
      <w:r>
        <w:rPr>
          <w:rFonts w:ascii="Times New Roman" w:hAnsi="Times New Roman" w:cs="Times New Roman"/>
          <w:sz w:val="24"/>
        </w:rPr>
        <w:t xml:space="preserve"> carbon and the breathing mode of rings, respectively. The ν1 (~ 1146 cm</w:t>
      </w:r>
      <w:r>
        <w:rPr>
          <w:rFonts w:ascii="Times New Roman" w:hAnsi="Times New Roman" w:cs="Times New Roman"/>
          <w:sz w:val="24"/>
          <w:vertAlign w:val="superscript"/>
        </w:rPr>
        <w:t>-1</w:t>
      </w:r>
      <w:r>
        <w:rPr>
          <w:rFonts w:ascii="Times New Roman" w:hAnsi="Times New Roman" w:cs="Times New Roman"/>
          <w:sz w:val="24"/>
        </w:rPr>
        <w:t>) and ν3 peak</w:t>
      </w:r>
      <w:r>
        <w:rPr>
          <w:rFonts w:ascii="Times New Roman" w:hAnsi="Times New Roman" w:cs="Times New Roman" w:hint="eastAsia"/>
          <w:sz w:val="24"/>
        </w:rPr>
        <w:t>s</w:t>
      </w:r>
      <w:r>
        <w:rPr>
          <w:rFonts w:ascii="Times New Roman" w:hAnsi="Times New Roman" w:cs="Times New Roman"/>
          <w:sz w:val="24"/>
        </w:rPr>
        <w:t xml:space="preserve"> at ~ 1470 cm</w:t>
      </w:r>
      <w:r>
        <w:rPr>
          <w:rFonts w:ascii="Times New Roman" w:hAnsi="Times New Roman" w:cs="Times New Roman"/>
          <w:sz w:val="24"/>
          <w:vertAlign w:val="superscript"/>
        </w:rPr>
        <w:t>-1</w:t>
      </w:r>
      <w:r>
        <w:rPr>
          <w:rFonts w:ascii="Times New Roman" w:hAnsi="Times New Roman" w:cs="Times New Roman"/>
          <w:sz w:val="24"/>
        </w:rPr>
        <w:t xml:space="preserve"> are considered associated with trans-polyacetylene (TPA) segments at the nanocrystalline diamond grain boundaries.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&lt;EndNote&gt;&lt;Cite&gt;&lt;Author&gt;Ferrari&lt;/Author&gt;&lt;Year&gt;2000&lt;/Year&gt;&lt;RecNum&gt;199&lt;/RecNum&gt;&lt;DisplayText&gt;[79]&lt;/DisplayText&gt;&lt;record&gt;&lt;rec-number&gt;199&lt;/rec-number&gt;&lt;foreign-keys&gt;&lt;key app="EN" db-id="2rrpazwaferdrnezvfhxvxsyrzp5dzp25dtd" timestamp="1751374868"&gt;199&lt;/key&gt;&lt;/foreign-keys&gt;&lt;ref-type name="Journal Article"&gt;17&lt;/ref-type&gt;&lt;contributors&gt;&lt;authors&gt;&lt;author&gt;Ferrari, A. C.&lt;/author&gt;&lt;author&gt;Robertson, J.&lt;/author&gt;&lt;/authors&gt;&lt;/contributors&gt;&lt;auth-address&gt;Univ Cambridge, Dept Engn, Cambridge CB2 1PZ, England&lt;/auth-address&gt;&lt;titles&gt;&lt;title&gt;Interpretation of Raman spectra of disordered and amorphous carbon&lt;/title&gt;&lt;secondary-title&gt;Physical Review B&lt;/secondary-title&gt;&lt;alt-title&gt;Phys Rev B&lt;/alt-title&gt;&lt;/titles&gt;&lt;periodical&gt;&lt;full-title&gt;Physical Review B&lt;/full-title&gt;&lt;abbr-1&gt;Phys Rev B&lt;/abbr-1&gt;&lt;/periodical&gt;&lt;alt-periodical&gt;&lt;full-title&gt;Physical Review B&lt;/full-title&gt;&lt;abbr-1&gt;Phys Rev B&lt;/abbr-1&gt;&lt;/alt-periodical&gt;&lt;pages&gt;14095-14107&lt;/pages&gt;&lt;volume&gt;61&lt;/volume&gt;&lt;number&gt;20&lt;/number&gt;&lt;keywords&gt;&lt;keyword&gt;energy-loss spectroscopy&lt;/keyword&gt;&lt;keyword&gt;nuclear-magnetic-resonance&lt;/keyword&gt;&lt;keyword&gt;irradiated glassy-carbon&lt;/keyword&gt;&lt;keyword&gt;diamond-like carbon&lt;/keyword&gt;&lt;keyword&gt;a-c-h&lt;/keyword&gt;&lt;keyword&gt;vibrational properties&lt;/keyword&gt;&lt;keyword&gt;structural models&lt;/keyword&gt;&lt;keyword&gt;films&lt;/keyword&gt;&lt;keyword&gt;scattering&lt;/keyword&gt;&lt;keyword&gt;graphite&lt;/keyword&gt;&lt;/keywords&gt;&lt;dates&gt;&lt;year&gt;2000&lt;/year&gt;&lt;pub-dates&gt;&lt;date&gt;May 15&lt;/date&gt;&lt;/pub-dates&gt;&lt;/dates&gt;&lt;isbn&gt;2469-9950&lt;/isbn&gt;&lt;accession-num&gt;WOS:000087284900099&lt;/accession-num&gt;&lt;urls&gt;&lt;related-urls&gt;&lt;url&gt;&amp;lt;Go to ISI&amp;gt;://WOS:000087284900099&lt;/url&gt;&lt;/related-urls&gt;&lt;/urls&gt;&lt;electronic-resource-num&gt;DOI 10.1103/PhysRevB.61.14095&lt;/electronic-resource-num&gt;&lt;language&gt;English&lt;/language&gt;&lt;/record&gt;&lt;/Cite&gt;&lt;/EndNote&gt;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[79]</w:t>
      </w:r>
      <w:r>
        <w:rPr>
          <w:rFonts w:ascii="Times New Roman" w:hAnsi="Times New Roman" w:cs="Times New Roman"/>
          <w:sz w:val="24"/>
        </w:rPr>
        <w:fldChar w:fldCharType="end"/>
      </w:r>
      <w:r>
        <w:rPr>
          <w:rFonts w:ascii="Times New Roman" w:hAnsi="Times New Roman" w:cs="Times New Roman"/>
          <w:sz w:val="24"/>
        </w:rPr>
        <w:t xml:space="preserve"> These similarities in Raman spectra between 550°C-750°C NUNCD/CNT and </w:t>
      </w:r>
      <w:r>
        <w:rPr>
          <w:rFonts w:ascii="Times New Roman" w:hAnsi="Times New Roman" w:cs="Times New Roman"/>
          <w:sz w:val="24"/>
          <w:lang w:val="en-AU"/>
        </w:rPr>
        <w:t>NUNCD</w:t>
      </w:r>
      <w:r>
        <w:rPr>
          <w:rFonts w:ascii="Times New Roman" w:hAnsi="Times New Roman" w:cs="Times New Roman"/>
          <w:sz w:val="24"/>
        </w:rPr>
        <w:t xml:space="preserve">/Si again confirm the successful deposition of </w:t>
      </w:r>
      <w:r>
        <w:rPr>
          <w:rFonts w:ascii="Times New Roman" w:hAnsi="Times New Roman" w:cs="Times New Roman"/>
          <w:sz w:val="24"/>
          <w:lang w:val="en-AU"/>
        </w:rPr>
        <w:t>NUNCD</w:t>
      </w:r>
      <w:r>
        <w:rPr>
          <w:rFonts w:ascii="Times New Roman" w:hAnsi="Times New Roman" w:cs="Times New Roman"/>
          <w:sz w:val="24"/>
        </w:rPr>
        <w:t xml:space="preserve"> on CNT mats </w:t>
      </w:r>
      <w:r>
        <w:rPr>
          <w:rFonts w:ascii="Times New Roman" w:hAnsi="Times New Roman" w:cs="Times New Roman" w:hint="eastAsia"/>
          <w:sz w:val="24"/>
        </w:rPr>
        <w:t>under</w:t>
      </w:r>
      <w:r>
        <w:rPr>
          <w:rFonts w:ascii="Times New Roman" w:hAnsi="Times New Roman" w:cs="Times New Roman"/>
          <w:sz w:val="24"/>
        </w:rPr>
        <w:t xml:space="preserve"> these conditions. On the other hand, the CNT mats exhibited dramatically different features, with a 2D peak at around ~ 2690 cm</w:t>
      </w:r>
      <w:r>
        <w:rPr>
          <w:rFonts w:ascii="Times New Roman" w:hAnsi="Times New Roman" w:cs="Times New Roman"/>
          <w:sz w:val="24"/>
          <w:vertAlign w:val="superscript"/>
        </w:rPr>
        <w:t>-1</w:t>
      </w:r>
      <w:r>
        <w:rPr>
          <w:rFonts w:ascii="Times New Roman" w:hAnsi="Times New Roman" w:cs="Times New Roman"/>
          <w:sz w:val="24"/>
        </w:rPr>
        <w:t xml:space="preserve"> in addition to the D (~ 1350 cm</w:t>
      </w:r>
      <w:r>
        <w:rPr>
          <w:rFonts w:ascii="Times New Roman" w:hAnsi="Times New Roman" w:cs="Times New Roman"/>
          <w:sz w:val="24"/>
          <w:vertAlign w:val="superscript"/>
        </w:rPr>
        <w:t>-1</w:t>
      </w:r>
      <w:r>
        <w:rPr>
          <w:rFonts w:ascii="Times New Roman" w:hAnsi="Times New Roman" w:cs="Times New Roman"/>
          <w:sz w:val="24"/>
        </w:rPr>
        <w:t>) and G-modes (~ 1570 cm</w:t>
      </w:r>
      <w:r>
        <w:rPr>
          <w:rFonts w:ascii="Times New Roman" w:hAnsi="Times New Roman" w:cs="Times New Roman"/>
          <w:sz w:val="24"/>
          <w:vertAlign w:val="superscript"/>
        </w:rPr>
        <w:t>-1</w:t>
      </w:r>
      <w:r>
        <w:rPr>
          <w:rFonts w:ascii="Times New Roman" w:hAnsi="Times New Roman" w:cs="Times New Roman"/>
          <w:sz w:val="24"/>
        </w:rPr>
        <w:t>) of the amorphous carbon.</w:t>
      </w:r>
      <w:r>
        <w:rPr>
          <w:rFonts w:ascii="Times New Roman" w:hAnsi="Times New Roman" w:cs="Times New Roman"/>
          <w:sz w:val="24"/>
        </w:rPr>
        <w:fldChar w:fldCharType="begin">
          <w:fldData xml:space="preserve">PEVuZE5vdGU+PENpdGU+PEF1dGhvcj5HYW88L0F1dGhvcj48WWVhcj4yMDEwPC9ZZWFyPjxSZWNO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PEVuZE5vdGU+PENpdGU+PEF1dGhvcj5HYW88L0F1dGhvcj48WWVhcj4yMDEwPC9ZZWFyPjxSZWNO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[80]</w:t>
      </w:r>
      <w:r>
        <w:rPr>
          <w:rFonts w:ascii="Times New Roman" w:hAnsi="Times New Roman" w:cs="Times New Roman"/>
          <w:sz w:val="24"/>
        </w:rPr>
        <w:fldChar w:fldCharType="end"/>
      </w:r>
      <w:r>
        <w:rPr>
          <w:rFonts w:ascii="Times New Roman" w:hAnsi="Times New Roman" w:cs="Times New Roman"/>
          <w:sz w:val="24"/>
        </w:rPr>
        <w:t xml:space="preserve"> The 850 °C NUNCD/CNT showed a similar spectrum to that of the uncoated CNT mats, without the presence of the TPA-related peaks. This further indicated that 850°C exceeded the upper optimal temperature range for </w:t>
      </w:r>
      <w:r>
        <w:rPr>
          <w:rFonts w:ascii="Times New Roman" w:hAnsi="Times New Roman" w:cs="Times New Roman"/>
          <w:sz w:val="24"/>
          <w:lang w:val="en-AU"/>
        </w:rPr>
        <w:t>NUNCD</w:t>
      </w:r>
      <w:r>
        <w:rPr>
          <w:rFonts w:ascii="Times New Roman" w:hAnsi="Times New Roman" w:cs="Times New Roman"/>
          <w:sz w:val="24"/>
        </w:rPr>
        <w:t>/CNT deposition. Table S1 summarizes the wavelengths of D, G, TPA-related peaks, as well as the intensity ratio of D and G peak</w:t>
      </w:r>
      <w:r>
        <w:rPr>
          <w:rFonts w:ascii="Times New Roman" w:hAnsi="Times New Roman" w:cs="Times New Roman" w:hint="eastAsia"/>
          <w:sz w:val="24"/>
        </w:rPr>
        <w:t>s</w:t>
      </w:r>
      <w:r>
        <w:rPr>
          <w:rFonts w:ascii="Times New Roman" w:hAnsi="Times New Roman" w:cs="Times New Roman"/>
          <w:sz w:val="24"/>
        </w:rPr>
        <w:t>, noted as I(D)/I(G) ratio. According to these results, the 650 °C NUNCD/CNT exhibited the higher I(D)/I(G) ratio, potentially a lower sp</w:t>
      </w:r>
      <w:r>
        <w:rPr>
          <w:rFonts w:ascii="Times New Roman" w:hAnsi="Times New Roman" w:cs="Times New Roman"/>
          <w:sz w:val="24"/>
          <w:vertAlign w:val="superscript"/>
        </w:rPr>
        <w:t>3</w:t>
      </w:r>
      <w:r>
        <w:rPr>
          <w:rFonts w:ascii="Times New Roman" w:hAnsi="Times New Roman" w:cs="Times New Roman"/>
          <w:sz w:val="24"/>
          <w:lang w:val="en-AU"/>
        </w:rPr>
        <w:t>-</w:t>
      </w:r>
      <w:r>
        <w:rPr>
          <w:rFonts w:ascii="Times New Roman" w:hAnsi="Times New Roman" w:cs="Times New Roman"/>
          <w:sz w:val="24"/>
        </w:rPr>
        <w:t>bond content, compared to NUNCD/CNT deposited at 550 °C and 750 °C.</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&lt;EndNote&gt;&lt;Cite&gt;&lt;Author&gt;Ferrari&lt;/Author&gt;&lt;Year&gt;2000&lt;/Year&gt;&lt;RecNum&gt;199&lt;/RecNum&gt;&lt;DisplayText&gt;[79]&lt;/DisplayText&gt;&lt;record&gt;&lt;rec-number&gt;199&lt;/rec-number&gt;&lt;foreign-keys&gt;&lt;key app="EN" db-id="2rrpazwaferdrnezvfhxvxsyrzp5dzp25dtd" timestamp="1751374868"&gt;199&lt;/key&gt;&lt;/foreign-keys&gt;&lt;ref-type name="Journal Article"&gt;17&lt;/ref-type&gt;&lt;contributors&gt;&lt;authors&gt;&lt;author&gt;Ferrari, A. C.&lt;/author&gt;&lt;author&gt;Robertson, J.&lt;/author&gt;&lt;/authors&gt;&lt;/contributors&gt;&lt;auth-address&gt;Univ Cambridge, Dept Engn, Cambridge CB2 1PZ, England&lt;/auth-address&gt;&lt;titles&gt;&lt;title&gt;Interpretation of Raman spectra of disordered and amorphous carbon&lt;/title&gt;&lt;secondary-title&gt;Physical Review B&lt;/secondary-title&gt;&lt;alt-title&gt;Phys Rev B&lt;/alt-title&gt;&lt;/titles&gt;&lt;periodical&gt;&lt;full-title&gt;Physical Review B&lt;/full-title&gt;&lt;abbr-1&gt;Phys Rev B&lt;/abbr-1&gt;&lt;/periodical&gt;&lt;alt-periodical&gt;&lt;full-title&gt;Physical Review B&lt;/full-title&gt;&lt;abbr-1&gt;Phys Rev B&lt;/abbr-1&gt;&lt;/alt-periodical&gt;&lt;pages&gt;14095-14107&lt;/pages&gt;&lt;volume&gt;61&lt;/volume&gt;&lt;number&gt;20&lt;/number&gt;&lt;keywords&gt;&lt;keyword&gt;energy-loss spectroscopy&lt;/keyword&gt;&lt;keyword&gt;nuclear-magnetic-resonance&lt;/keyword&gt;&lt;keyword&gt;irradiated glassy-carbon&lt;/keyword&gt;&lt;keyword&gt;diamond-like carbon&lt;/keyword&gt;&lt;keyword&gt;a-c-h&lt;/keyword&gt;&lt;keyword&gt;vibrational properties&lt;/keyword&gt;&lt;keyword&gt;structural models&lt;/keyword&gt;&lt;keyword&gt;films&lt;/keyword&gt;&lt;keyword&gt;scattering&lt;/keyword&gt;&lt;keyword&gt;graphite&lt;/keyword&gt;&lt;/keywords&gt;&lt;dates&gt;&lt;year&gt;2000&lt;/year&gt;&lt;pub-dates&gt;&lt;date&gt;May 15&lt;/date&gt;&lt;/pub-dates&gt;&lt;/dates&gt;&lt;isbn&gt;2469-9950&lt;/isbn&gt;&lt;accession-num&gt;WOS:000087284900099&lt;/accession-num&gt;&lt;urls&gt;&lt;related-urls&gt;&lt;url&gt;&amp;lt;Go to ISI&amp;gt;://WOS:000087284900099&lt;/url&gt;&lt;/related-urls&gt;&lt;/urls&gt;&lt;electronic-resource-num&gt;DOI 10.1103/PhysRevB.61.14095&lt;/electronic-resource-num&gt;&lt;language&gt;English&lt;/language&gt;&lt;/record&gt;&lt;/Cite&gt;&lt;/EndNote&gt;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[79]</w:t>
      </w:r>
      <w:r>
        <w:rPr>
          <w:rFonts w:ascii="Times New Roman" w:hAnsi="Times New Roman" w:cs="Times New Roman"/>
          <w:sz w:val="24"/>
        </w:rPr>
        <w:fldChar w:fldCharType="end"/>
      </w:r>
      <w:r>
        <w:rPr>
          <w:rFonts w:ascii="Times New Roman" w:hAnsi="Times New Roman" w:cs="Times New Roman"/>
          <w:sz w:val="24"/>
        </w:rPr>
        <w:t xml:space="preserve"> </w:t>
      </w:r>
    </w:p>
    <w:p w14:paraId="2780BAD4" w14:textId="77777777" w:rsidR="00907807" w:rsidRDefault="00907807">
      <w:pPr>
        <w:rPr>
          <w:rFonts w:ascii="Times New Roman" w:hAnsi="Times New Roman" w:cs="Times New Roman"/>
          <w:sz w:val="24"/>
        </w:rPr>
      </w:pPr>
    </w:p>
    <w:p w14:paraId="1CE81815" w14:textId="77777777" w:rsidR="00907807" w:rsidRDefault="000A1646">
      <w:pPr>
        <w:rPr>
          <w:rFonts w:ascii="Times New Roman" w:hAnsi="Times New Roman" w:cs="Times New Roman"/>
          <w:sz w:val="24"/>
        </w:rPr>
      </w:pPr>
      <w:r>
        <w:rPr>
          <w:rFonts w:ascii="Times New Roman" w:hAnsi="Times New Roman" w:cs="Times New Roman"/>
          <w:sz w:val="24"/>
        </w:rPr>
        <w:t>Sheet resistance characterization</w:t>
      </w:r>
      <w:r>
        <w:rPr>
          <w:rFonts w:ascii="Times New Roman" w:hAnsi="Times New Roman" w:cs="Times New Roman" w:hint="eastAsia"/>
          <w:sz w:val="24"/>
        </w:rPr>
        <w:t xml:space="preserve"> </w:t>
      </w:r>
      <w:r>
        <w:rPr>
          <w:rFonts w:ascii="Times New Roman" w:hAnsi="Times New Roman" w:cs="Times New Roman"/>
          <w:sz w:val="24"/>
        </w:rPr>
        <w:t>shown in Figure 1c</w:t>
      </w:r>
      <w:r>
        <w:rPr>
          <w:rFonts w:ascii="Times New Roman" w:hAnsi="Times New Roman" w:cs="Times New Roman" w:hint="eastAsia"/>
          <w:sz w:val="24"/>
        </w:rPr>
        <w:t xml:space="preserve"> </w:t>
      </w:r>
      <w:r>
        <w:rPr>
          <w:rFonts w:ascii="Times New Roman" w:hAnsi="Times New Roman" w:cs="Times New Roman"/>
          <w:sz w:val="24"/>
        </w:rPr>
        <w:t xml:space="preserve">indicated that </w:t>
      </w:r>
      <w:r>
        <w:rPr>
          <w:rFonts w:ascii="Times New Roman" w:hAnsi="Times New Roman" w:cs="Times New Roman"/>
          <w:sz w:val="24"/>
          <w:lang w:val="en-AU"/>
        </w:rPr>
        <w:t>NUNCD</w:t>
      </w:r>
      <w:r>
        <w:rPr>
          <w:rFonts w:ascii="Times New Roman" w:hAnsi="Times New Roman" w:cs="Times New Roman"/>
          <w:sz w:val="24"/>
        </w:rPr>
        <w:t xml:space="preserve"> coating decreased the electrical conductivity of the CNT mats, with the sheet resistance peaking when the growth temperature was </w:t>
      </w:r>
      <w:bookmarkStart w:id="253" w:name="OLE_LINK3"/>
      <w:r>
        <w:rPr>
          <w:rFonts w:ascii="Times New Roman" w:hAnsi="Times New Roman" w:cs="Times New Roman"/>
          <w:sz w:val="24"/>
        </w:rPr>
        <w:t>650 °C</w:t>
      </w:r>
      <w:bookmarkEnd w:id="253"/>
      <w:r>
        <w:rPr>
          <w:rFonts w:ascii="Times New Roman" w:hAnsi="Times New Roman" w:cs="Times New Roman"/>
          <w:sz w:val="24"/>
        </w:rPr>
        <w:t>. This is possibly due to the lowest sp</w:t>
      </w:r>
      <w:r>
        <w:rPr>
          <w:rFonts w:ascii="Times New Roman" w:hAnsi="Times New Roman" w:cs="Times New Roman"/>
          <w:sz w:val="24"/>
          <w:vertAlign w:val="superscript"/>
        </w:rPr>
        <w:t>3</w:t>
      </w:r>
      <w:r>
        <w:rPr>
          <w:rFonts w:ascii="Times New Roman" w:hAnsi="Times New Roman" w:cs="Times New Roman"/>
          <w:sz w:val="24"/>
        </w:rPr>
        <w:t>-bond content in 650 °C NUNCD/CNT samples, as shown in the Raman results. Furthermore, the 850 °C NUNCD/CNT showed a similar conductivity to the uncoated CNT mats, possibly due to the higher graphite content as revealed by the Raman results.</w:t>
      </w:r>
    </w:p>
    <w:p w14:paraId="3EA522DA" w14:textId="77777777" w:rsidR="00907807" w:rsidRDefault="00907807">
      <w:pPr>
        <w:rPr>
          <w:rFonts w:ascii="Times New Roman" w:hAnsi="Times New Roman" w:cs="Times New Roman"/>
          <w:sz w:val="24"/>
          <w:lang w:val="en-AU"/>
        </w:rPr>
      </w:pPr>
    </w:p>
    <w:p w14:paraId="0DB03B42" w14:textId="77777777" w:rsidR="00907807" w:rsidRDefault="000A1646">
      <w:pPr>
        <w:rPr>
          <w:rFonts w:ascii="Times New Roman" w:hAnsi="Times New Roman" w:cs="Times New Roman"/>
          <w:sz w:val="24"/>
        </w:rPr>
      </w:pPr>
      <w:r>
        <w:rPr>
          <w:rFonts w:ascii="Times New Roman" w:hAnsi="Times New Roman" w:cs="Times New Roman"/>
          <w:sz w:val="24"/>
        </w:rPr>
        <w:t>We examined the adhesion of NUNCD on CNT using SEM and the cross-section of the NUNCD/CNT deposited at 750 °C. Figure 1</w:t>
      </w:r>
      <w:r>
        <w:rPr>
          <w:rFonts w:ascii="Times New Roman" w:hAnsi="Times New Roman" w:cs="Times New Roman"/>
          <w:sz w:val="24"/>
          <w:lang w:val="en-AU"/>
        </w:rPr>
        <w:t>d</w:t>
      </w:r>
      <w:r>
        <w:rPr>
          <w:rFonts w:ascii="Times New Roman" w:hAnsi="Times New Roman" w:cs="Times New Roman"/>
          <w:sz w:val="24"/>
        </w:rPr>
        <w:t xml:space="preserve"> demonstrates the good adhesion of NUNCD on the CNT mat and the resilience of the flexible nature of the sample after deposition. To further confirm its mechanical flexibility, a 750 °C NUNCD/CNT sample was bent repeatedly around a 4 mm diameter cylinder 2000 times (Figure</w:t>
      </w:r>
      <w:r>
        <w:rPr>
          <w:rFonts w:ascii="Times New Roman" w:hAnsi="Times New Roman" w:cs="Times New Roman"/>
          <w:sz w:val="24"/>
          <w:lang w:val="en-AU"/>
        </w:rPr>
        <w:t xml:space="preserve"> </w:t>
      </w:r>
      <w:r>
        <w:rPr>
          <w:rFonts w:ascii="Times New Roman" w:hAnsi="Times New Roman" w:cs="Times New Roman"/>
          <w:sz w:val="24"/>
        </w:rPr>
        <w:t>1</w:t>
      </w:r>
      <w:r>
        <w:rPr>
          <w:rFonts w:ascii="Times New Roman" w:hAnsi="Times New Roman" w:cs="Times New Roman"/>
          <w:sz w:val="24"/>
          <w:lang w:val="en-AU"/>
        </w:rPr>
        <w:t>e</w:t>
      </w:r>
      <w:r>
        <w:rPr>
          <w:rFonts w:ascii="Times New Roman" w:hAnsi="Times New Roman" w:cs="Times New Roman"/>
          <w:sz w:val="24"/>
        </w:rPr>
        <w:t xml:space="preserve">). The sheet resistivity of </w:t>
      </w:r>
      <w:r>
        <w:rPr>
          <w:rFonts w:ascii="Times New Roman" w:hAnsi="Times New Roman" w:cs="Times New Roman"/>
          <w:sz w:val="24"/>
          <w:lang w:val="en-AU"/>
        </w:rPr>
        <w:t>NUNCD</w:t>
      </w:r>
      <w:r>
        <w:rPr>
          <w:rFonts w:ascii="Times New Roman" w:hAnsi="Times New Roman" w:cs="Times New Roman"/>
          <w:sz w:val="24"/>
        </w:rPr>
        <w:t>/CNT was measured after every 500 times of bending, which remained 98.8% of the initial value during this bending test</w:t>
      </w:r>
      <w:r>
        <w:rPr>
          <w:rFonts w:ascii="Times New Roman" w:hAnsi="Times New Roman" w:cs="Times New Roman"/>
          <w:sz w:val="24"/>
          <w:lang w:val="en-AU"/>
        </w:rPr>
        <w:t xml:space="preserve"> (Figure </w:t>
      </w:r>
      <w:r>
        <w:rPr>
          <w:rFonts w:ascii="Times New Roman" w:hAnsi="Times New Roman" w:cs="Times New Roman" w:hint="eastAsia"/>
          <w:sz w:val="24"/>
        </w:rPr>
        <w:t>1</w:t>
      </w:r>
      <w:r>
        <w:rPr>
          <w:rFonts w:ascii="Times New Roman" w:hAnsi="Times New Roman" w:cs="Times New Roman"/>
          <w:sz w:val="24"/>
          <w:lang w:val="en-AU"/>
        </w:rPr>
        <w:t>f)</w:t>
      </w:r>
      <w:r>
        <w:rPr>
          <w:rFonts w:ascii="Times New Roman" w:hAnsi="Times New Roman" w:cs="Times New Roman"/>
          <w:sz w:val="24"/>
        </w:rPr>
        <w:t>, with no delamination or notable changes in morphology (Figure S2). These results demonstrate the promise of fabricating 750 °C NUNCD/CNT</w:t>
      </w:r>
      <w:r>
        <w:rPr>
          <w:rFonts w:ascii="Times New Roman" w:hAnsi="Times New Roman" w:cs="Times New Roman"/>
          <w:sz w:val="24"/>
          <w:lang w:val="en-AU"/>
        </w:rPr>
        <w:t xml:space="preserve"> </w:t>
      </w:r>
      <w:r>
        <w:rPr>
          <w:rFonts w:ascii="Times New Roman" w:hAnsi="Times New Roman" w:cs="Times New Roman"/>
          <w:sz w:val="24"/>
        </w:rPr>
        <w:t>into flexible electrodes.</w:t>
      </w:r>
    </w:p>
    <w:p w14:paraId="7CDFF28B" w14:textId="77777777" w:rsidR="00907807" w:rsidRDefault="00907807">
      <w:pPr>
        <w:rPr>
          <w:rFonts w:ascii="Times New Roman" w:hAnsi="Times New Roman" w:cs="Times New Roman"/>
          <w:sz w:val="24"/>
        </w:rPr>
      </w:pPr>
    </w:p>
    <w:p w14:paraId="19BED457" w14:textId="5B13431B" w:rsidR="00907807" w:rsidRDefault="000A1646">
      <w:pPr>
        <w:pStyle w:val="ListParagraph"/>
        <w:numPr>
          <w:ilvl w:val="1"/>
          <w:numId w:val="2"/>
        </w:numPr>
        <w:ind w:firstLineChars="0"/>
        <w:rPr>
          <w:rFonts w:ascii="Times New Roman" w:hAnsi="Times New Roman" w:cs="Times New Roman"/>
          <w:b/>
          <w:bCs/>
          <w:sz w:val="24"/>
        </w:rPr>
        <w:pPrChange w:id="254" w:author="Wei Tong" w:date="2025-09-28T12:43:00Z" w16du:dateUtc="2025-09-28T02:43:00Z">
          <w:pPr>
            <w:pStyle w:val="ListParagraph"/>
            <w:numPr>
              <w:ilvl w:val="1"/>
              <w:numId w:val="3"/>
            </w:numPr>
            <w:ind w:left="792" w:firstLineChars="0" w:hanging="432"/>
          </w:pPr>
        </w:pPrChange>
      </w:pPr>
      <w:r>
        <w:rPr>
          <w:rFonts w:ascii="Times New Roman" w:hAnsi="Times New Roman" w:cs="Times New Roman"/>
          <w:b/>
          <w:bCs/>
          <w:sz w:val="24"/>
        </w:rPr>
        <w:t xml:space="preserve">Biocompatibility </w:t>
      </w:r>
      <w:ins w:id="255" w:author="Wei Tong" w:date="2025-09-28T13:05:00Z" w16du:dateUtc="2025-09-28T03:05:00Z">
        <w:r w:rsidR="006A18FC">
          <w:rPr>
            <w:rFonts w:ascii="Times New Roman" w:hAnsi="Times New Roman" w:cs="Times New Roman"/>
            <w:b/>
            <w:bCs/>
            <w:sz w:val="24"/>
          </w:rPr>
          <w:t>a</w:t>
        </w:r>
      </w:ins>
      <w:del w:id="256" w:author="Wei Tong" w:date="2025-09-28T13:05:00Z" w16du:dateUtc="2025-09-28T03:05:00Z">
        <w:r w:rsidDel="006A18FC">
          <w:rPr>
            <w:rFonts w:ascii="Times New Roman" w:hAnsi="Times New Roman" w:cs="Times New Roman"/>
            <w:b/>
            <w:bCs/>
            <w:sz w:val="24"/>
          </w:rPr>
          <w:delText>A</w:delText>
        </w:r>
      </w:del>
      <w:r>
        <w:rPr>
          <w:rFonts w:ascii="Times New Roman" w:hAnsi="Times New Roman" w:cs="Times New Roman"/>
          <w:b/>
          <w:bCs/>
          <w:sz w:val="24"/>
        </w:rPr>
        <w:t xml:space="preserve">ssessment of </w:t>
      </w:r>
      <w:r>
        <w:rPr>
          <w:rFonts w:ascii="Times New Roman" w:hAnsi="Times New Roman" w:cs="Times New Roman"/>
          <w:b/>
          <w:bCs/>
          <w:sz w:val="24"/>
          <w:lang w:val="en-AU"/>
        </w:rPr>
        <w:t>NUNCD</w:t>
      </w:r>
      <w:r>
        <w:rPr>
          <w:rFonts w:ascii="Times New Roman" w:hAnsi="Times New Roman" w:cs="Times New Roman"/>
          <w:b/>
          <w:bCs/>
          <w:sz w:val="24"/>
        </w:rPr>
        <w:t>/CNT</w:t>
      </w:r>
    </w:p>
    <w:p w14:paraId="0A5D6494" w14:textId="77777777" w:rsidR="00907807" w:rsidRDefault="00907807">
      <w:pPr>
        <w:rPr>
          <w:rFonts w:ascii="Times New Roman" w:hAnsi="Times New Roman" w:cs="Times New Roman"/>
          <w:sz w:val="24"/>
        </w:rPr>
      </w:pPr>
    </w:p>
    <w:p w14:paraId="7FCD6DB4" w14:textId="77777777" w:rsidR="00907807" w:rsidRDefault="000A1646">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6DE5A43F" wp14:editId="1DDAF07C">
            <wp:extent cx="5273675" cy="4367530"/>
            <wp:effectExtent l="0" t="0" r="9525" b="1270"/>
            <wp:docPr id="4206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56570"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182" cy="4367530"/>
                    </a:xfrm>
                    <a:prstGeom prst="rect">
                      <a:avLst/>
                    </a:prstGeom>
                  </pic:spPr>
                </pic:pic>
              </a:graphicData>
            </a:graphic>
          </wp:inline>
        </w:drawing>
      </w:r>
    </w:p>
    <w:p w14:paraId="3E679692" w14:textId="57483878" w:rsidR="00907807" w:rsidRDefault="000A1646">
      <w:pPr>
        <w:rPr>
          <w:rFonts w:ascii="Times New Roman" w:hAnsi="Times New Roman" w:cs="Times New Roman"/>
          <w:sz w:val="24"/>
        </w:rPr>
      </w:pPr>
      <w:r>
        <w:rPr>
          <w:rFonts w:ascii="Times New Roman" w:hAnsi="Times New Roman" w:cs="Times New Roman"/>
          <w:b/>
          <w:bCs/>
          <w:sz w:val="24"/>
        </w:rPr>
        <w:t xml:space="preserve">Figure </w:t>
      </w:r>
      <w:r>
        <w:rPr>
          <w:rFonts w:ascii="Times New Roman" w:hAnsi="Times New Roman" w:cs="Times New Roman" w:hint="eastAsia"/>
          <w:b/>
          <w:bCs/>
          <w:sz w:val="24"/>
        </w:rPr>
        <w:t>2</w:t>
      </w:r>
      <w:r>
        <w:rPr>
          <w:rFonts w:ascii="Times New Roman" w:hAnsi="Times New Roman" w:cs="Times New Roman"/>
          <w:b/>
          <w:bCs/>
          <w:sz w:val="24"/>
        </w:rPr>
        <w:t>. Biocompatibility assessment of CNT and NUNCD/CNT</w:t>
      </w:r>
      <w:r>
        <w:rPr>
          <w:rFonts w:ascii="Times New Roman" w:hAnsi="Times New Roman" w:cs="Times New Roman"/>
          <w:sz w:val="24"/>
        </w:rPr>
        <w:t xml:space="preserve">. (a) Representative fluorescent images of </w:t>
      </w:r>
      <w:r>
        <w:rPr>
          <w:rFonts w:ascii="Times New Roman" w:hAnsi="Times New Roman" w:cs="Times New Roman" w:hint="eastAsia"/>
          <w:sz w:val="24"/>
        </w:rPr>
        <w:t xml:space="preserve">the primary rat cortical </w:t>
      </w:r>
      <w:r>
        <w:rPr>
          <w:rFonts w:ascii="Times New Roman" w:hAnsi="Times New Roman" w:cs="Times New Roman"/>
          <w:sz w:val="24"/>
        </w:rPr>
        <w:t>cells on</w:t>
      </w:r>
      <w:r>
        <w:rPr>
          <w:rFonts w:ascii="Times New Roman" w:hAnsi="Times New Roman" w:cs="Times New Roman" w:hint="eastAsia"/>
          <w:sz w:val="24"/>
        </w:rPr>
        <w:t xml:space="preserve"> </w:t>
      </w:r>
      <w:r>
        <w:rPr>
          <w:rFonts w:ascii="Times New Roman" w:hAnsi="Times New Roman" w:cs="Times New Roman"/>
          <w:sz w:val="24"/>
        </w:rPr>
        <w:t>coverslip (</w:t>
      </w:r>
      <w:r>
        <w:rPr>
          <w:rFonts w:ascii="Times New Roman" w:hAnsi="Times New Roman" w:cs="Times New Roman" w:hint="eastAsia"/>
          <w:sz w:val="24"/>
        </w:rPr>
        <w:t>CS</w:t>
      </w:r>
      <w:r>
        <w:rPr>
          <w:rFonts w:ascii="Times New Roman" w:hAnsi="Times New Roman" w:cs="Times New Roman"/>
          <w:sz w:val="24"/>
        </w:rPr>
        <w:t>) control</w:t>
      </w:r>
      <w:r>
        <w:rPr>
          <w:rFonts w:ascii="Times New Roman" w:hAnsi="Times New Roman" w:cs="Times New Roman" w:hint="eastAsia"/>
          <w:sz w:val="24"/>
        </w:rPr>
        <w:t xml:space="preserve">, </w:t>
      </w:r>
      <w:r>
        <w:rPr>
          <w:rFonts w:ascii="Times New Roman" w:hAnsi="Times New Roman" w:cs="Times New Roman"/>
          <w:sz w:val="24"/>
        </w:rPr>
        <w:t xml:space="preserve">uncoated </w:t>
      </w:r>
      <w:r>
        <w:rPr>
          <w:rFonts w:ascii="Times New Roman" w:hAnsi="Times New Roman" w:cs="Times New Roman" w:hint="eastAsia"/>
          <w:sz w:val="24"/>
        </w:rPr>
        <w:t>CNT and</w:t>
      </w:r>
      <w:r>
        <w:rPr>
          <w:rFonts w:ascii="Times New Roman" w:hAnsi="Times New Roman" w:cs="Times New Roman"/>
          <w:sz w:val="24"/>
        </w:rPr>
        <w:t xml:space="preserve"> </w:t>
      </w:r>
      <w:r>
        <w:rPr>
          <w:rFonts w:ascii="Times New Roman" w:hAnsi="Times New Roman" w:cs="Times New Roman"/>
          <w:sz w:val="24"/>
          <w:lang w:val="en-AU"/>
        </w:rPr>
        <w:t>NUNCD</w:t>
      </w:r>
      <w:r>
        <w:rPr>
          <w:rFonts w:ascii="Times New Roman" w:hAnsi="Times New Roman" w:cs="Times New Roman"/>
          <w:sz w:val="24"/>
        </w:rPr>
        <w:t xml:space="preserve">/CNT deposited at </w:t>
      </w:r>
      <w:r>
        <w:rPr>
          <w:rFonts w:ascii="Times New Roman" w:hAnsi="Times New Roman" w:cs="Times New Roman" w:hint="eastAsia"/>
          <w:sz w:val="24"/>
        </w:rPr>
        <w:t>550</w:t>
      </w:r>
      <w:ins w:id="257" w:author="Sorel De Leon Vergara" w:date="2025-09-28T15:16:00Z" w16du:dateUtc="2025-09-28T05:16:00Z">
        <w:r w:rsidR="00D70249">
          <w:rPr>
            <w:rFonts w:ascii="Times New Roman" w:hAnsi="Times New Roman" w:cs="Times New Roman"/>
            <w:sz w:val="24"/>
          </w:rPr>
          <w:t>, 650, 750 and</w:t>
        </w:r>
      </w:ins>
      <w:del w:id="258" w:author="Sorel De Leon Vergara" w:date="2025-09-28T15:16:00Z" w16du:dateUtc="2025-09-28T05:16:00Z">
        <w:r w:rsidDel="00D70249">
          <w:rPr>
            <w:rFonts w:ascii="Times New Roman" w:hAnsi="Times New Roman" w:cs="Times New Roman"/>
            <w:sz w:val="24"/>
          </w:rPr>
          <w:delText xml:space="preserve"> °C</w:delText>
        </w:r>
        <w:r w:rsidDel="00D70249">
          <w:rPr>
            <w:rFonts w:ascii="Times New Roman" w:hAnsi="Times New Roman" w:cs="Times New Roman" w:hint="eastAsia"/>
            <w:sz w:val="24"/>
          </w:rPr>
          <w:delText>~</w:delText>
        </w:r>
      </w:del>
      <w:r>
        <w:rPr>
          <w:rFonts w:ascii="Times New Roman" w:hAnsi="Times New Roman" w:cs="Times New Roman" w:hint="eastAsia"/>
          <w:sz w:val="24"/>
        </w:rPr>
        <w:t xml:space="preserve"> 850 </w:t>
      </w:r>
      <w:r>
        <w:rPr>
          <w:rFonts w:ascii="Times New Roman" w:hAnsi="Times New Roman" w:cs="Times New Roman"/>
          <w:sz w:val="24"/>
        </w:rPr>
        <w:t>°C after 7 days of cell seeding.</w:t>
      </w:r>
      <w:r>
        <w:rPr>
          <w:rFonts w:ascii="Times New Roman" w:hAnsi="Times New Roman" w:cs="Times New Roman" w:hint="eastAsia"/>
          <w:sz w:val="24"/>
        </w:rPr>
        <w:t xml:space="preserve"> Neuron</w:t>
      </w:r>
      <w:r>
        <w:rPr>
          <w:rFonts w:ascii="Times New Roman" w:hAnsi="Times New Roman" w:cs="Times New Roman"/>
          <w:sz w:val="24"/>
        </w:rPr>
        <w:t>s</w:t>
      </w:r>
      <w:r>
        <w:rPr>
          <w:rFonts w:ascii="Times New Roman" w:hAnsi="Times New Roman" w:cs="Times New Roman" w:hint="eastAsia"/>
          <w:sz w:val="24"/>
        </w:rPr>
        <w:t xml:space="preserve"> and </w:t>
      </w:r>
      <w:r>
        <w:rPr>
          <w:rFonts w:ascii="Times New Roman" w:hAnsi="Times New Roman" w:cs="Times New Roman"/>
          <w:sz w:val="24"/>
        </w:rPr>
        <w:t>nuclei</w:t>
      </w:r>
      <w:r>
        <w:rPr>
          <w:rFonts w:ascii="Times New Roman" w:hAnsi="Times New Roman" w:cs="Times New Roman" w:hint="eastAsia"/>
          <w:sz w:val="24"/>
        </w:rPr>
        <w:t xml:space="preserve"> were </w:t>
      </w:r>
      <w:r>
        <w:rPr>
          <w:rFonts w:ascii="Times New Roman" w:hAnsi="Times New Roman" w:cs="Times New Roman"/>
          <w:sz w:val="24"/>
        </w:rPr>
        <w:t>labeled</w:t>
      </w:r>
      <w:r>
        <w:rPr>
          <w:rFonts w:ascii="Times New Roman" w:hAnsi="Times New Roman" w:cs="Times New Roman" w:hint="eastAsia"/>
          <w:sz w:val="24"/>
        </w:rPr>
        <w:t xml:space="preserve"> with </w:t>
      </w:r>
      <w:r>
        <w:rPr>
          <w:rFonts w:ascii="Times New Roman" w:hAnsi="Times New Roman" w:cs="Times New Roman"/>
          <w:sz w:val="24"/>
        </w:rPr>
        <w:t xml:space="preserve">β-III tubulin (green) and </w:t>
      </w:r>
      <w:r>
        <w:rPr>
          <w:rFonts w:ascii="Times New Roman" w:hAnsi="Times New Roman" w:cs="Times New Roman" w:hint="eastAsia"/>
          <w:sz w:val="24"/>
        </w:rPr>
        <w:t>PI</w:t>
      </w:r>
      <w:r>
        <w:rPr>
          <w:rFonts w:ascii="Times New Roman" w:hAnsi="Times New Roman" w:cs="Times New Roman"/>
          <w:sz w:val="24"/>
        </w:rPr>
        <w:t xml:space="preserve"> (red), respectively. (b</w:t>
      </w:r>
      <w:r>
        <w:rPr>
          <w:rFonts w:ascii="Times New Roman" w:hAnsi="Times New Roman" w:cs="Times New Roman" w:hint="eastAsia"/>
          <w:sz w:val="24"/>
        </w:rPr>
        <w:t>-</w:t>
      </w:r>
      <w:r>
        <w:rPr>
          <w:rFonts w:ascii="Times New Roman" w:hAnsi="Times New Roman" w:cs="Times New Roman"/>
          <w:sz w:val="24"/>
        </w:rPr>
        <w:t>d)</w:t>
      </w:r>
      <w:r>
        <w:rPr>
          <w:rFonts w:ascii="Times New Roman" w:hAnsi="Times New Roman" w:cs="Times New Roman" w:hint="eastAsia"/>
          <w:sz w:val="24"/>
        </w:rPr>
        <w:t xml:space="preserve"> Bar charts of cell density, neuron density </w:t>
      </w:r>
      <w:r>
        <w:rPr>
          <w:rFonts w:ascii="Times New Roman" w:hAnsi="Times New Roman" w:cs="Times New Roman"/>
          <w:sz w:val="24"/>
        </w:rPr>
        <w:t xml:space="preserve">and </w:t>
      </w:r>
      <w:r>
        <w:rPr>
          <w:rFonts w:ascii="Times New Roman" w:hAnsi="Times New Roman" w:cs="Times New Roman" w:hint="eastAsia"/>
          <w:sz w:val="24"/>
        </w:rPr>
        <w:t>neur</w:t>
      </w:r>
      <w:r>
        <w:rPr>
          <w:rFonts w:ascii="Times New Roman" w:hAnsi="Times New Roman" w:cs="Times New Roman"/>
          <w:sz w:val="24"/>
        </w:rPr>
        <w:t>ite</w:t>
      </w:r>
      <w:r>
        <w:rPr>
          <w:rFonts w:ascii="Times New Roman" w:hAnsi="Times New Roman" w:cs="Times New Roman" w:hint="eastAsia"/>
          <w:sz w:val="24"/>
        </w:rPr>
        <w:t xml:space="preserve"> coverage of different samples. (Data shown as mean and standard error. *p</w:t>
      </w:r>
      <w:r>
        <w:rPr>
          <w:rFonts w:ascii="Times New Roman" w:hAnsi="Times New Roman" w:cs="Times New Roman" w:hint="eastAsia"/>
          <w:sz w:val="24"/>
        </w:rPr>
        <w:t>＜</w:t>
      </w:r>
      <w:r>
        <w:rPr>
          <w:rFonts w:ascii="Times New Roman" w:hAnsi="Times New Roman" w:cs="Times New Roman" w:hint="eastAsia"/>
          <w:sz w:val="24"/>
        </w:rPr>
        <w:t>0.05, **</w:t>
      </w:r>
      <w:r>
        <w:rPr>
          <w:rFonts w:ascii="Times New Roman" w:hAnsi="Times New Roman" w:cs="Times New Roman"/>
          <w:sz w:val="24"/>
        </w:rPr>
        <w:t>p</w:t>
      </w:r>
      <w:r>
        <w:rPr>
          <w:rFonts w:ascii="Times New Roman" w:hAnsi="Times New Roman" w:cs="Times New Roman" w:hint="eastAsia"/>
          <w:sz w:val="24"/>
        </w:rPr>
        <w:t>＜</w:t>
      </w:r>
      <w:r>
        <w:rPr>
          <w:rFonts w:ascii="Times New Roman" w:hAnsi="Times New Roman" w:cs="Times New Roman" w:hint="eastAsia"/>
          <w:sz w:val="24"/>
        </w:rPr>
        <w:t>0.01)</w:t>
      </w:r>
    </w:p>
    <w:p w14:paraId="20155AE8" w14:textId="77777777" w:rsidR="00907807" w:rsidRDefault="00907807">
      <w:pPr>
        <w:rPr>
          <w:rFonts w:ascii="Times New Roman" w:hAnsi="Times New Roman" w:cs="Times New Roman"/>
          <w:sz w:val="24"/>
        </w:rPr>
      </w:pPr>
    </w:p>
    <w:p w14:paraId="6221D639" w14:textId="779A6AFF" w:rsidR="00907807" w:rsidRDefault="000A1646">
      <w:pPr>
        <w:rPr>
          <w:rFonts w:ascii="Times New Roman" w:hAnsi="Times New Roman" w:cs="Times New Roman"/>
          <w:sz w:val="24"/>
        </w:rPr>
      </w:pPr>
      <w:r>
        <w:rPr>
          <w:rFonts w:ascii="Times New Roman" w:hAnsi="Times New Roman" w:cs="Times New Roman"/>
          <w:sz w:val="24"/>
        </w:rPr>
        <w:t>Biocompatibility is a critical requirement for any implantable electrode material. To assess this, we evaluated the ability of CNT and NUNCD/CNT surfaces to support neuronal survival and neurite outgrowth. Primary neurons were seeded directly onto each surface and cultured for seven days before fixation and immunostaining. Coverslips were pre-coated with poly-D-lysine, whereas no additional coating was applied to the carbon-based materials, as our previous finding suggests that coating is essential for neuronal attachment on coverslips but not on NUNCD/</w:t>
      </w:r>
      <w:proofErr w:type="spellStart"/>
      <w:r>
        <w:rPr>
          <w:rFonts w:ascii="Times New Roman" w:hAnsi="Times New Roman" w:cs="Times New Roman"/>
          <w:sz w:val="24"/>
        </w:rPr>
        <w:t>Si</w:t>
      </w:r>
      <w:proofErr w:type="spellEnd"/>
      <w:del w:id="259" w:author="Sorel De Leon Vergara" w:date="2025-09-28T15:17:00Z" w16du:dateUtc="2025-09-28T05:17:00Z">
        <w:r w:rsidDel="00924CA6">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PEVuZE5vdGU+PENpdGU+PEF1dGhvcj5GYWxhaGF0ZG9vc3Q8L0F1dGhvcj48WWVhcj4yMDI0PC9Z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PEVuZE5vdGU+PENpdGU+PEF1dGhvcj5GYWxhaGF0ZG9vc3Q8L0F1dGhvcj48WWVhcj4yMDI0PC9Z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[77, 81]</w:t>
      </w:r>
      <w:r>
        <w:rPr>
          <w:rFonts w:ascii="Times New Roman" w:hAnsi="Times New Roman" w:cs="Times New Roman"/>
          <w:sz w:val="24"/>
        </w:rPr>
        <w:fldChar w:fldCharType="end"/>
      </w:r>
      <w:ins w:id="260" w:author="Sorel De Leon Vergara" w:date="2025-09-28T15:17:00Z" w16du:dateUtc="2025-09-28T05:17:00Z">
        <w:r w:rsidR="00924CA6">
          <w:rPr>
            <w:rFonts w:ascii="Times New Roman" w:hAnsi="Times New Roman" w:cs="Times New Roman"/>
            <w:sz w:val="24"/>
          </w:rPr>
          <w:t>.</w:t>
        </w:r>
      </w:ins>
    </w:p>
    <w:p w14:paraId="6818B5F9" w14:textId="77777777" w:rsidR="00907807" w:rsidRDefault="00907807">
      <w:pPr>
        <w:rPr>
          <w:rFonts w:ascii="Times New Roman" w:hAnsi="Times New Roman" w:cs="Times New Roman"/>
          <w:sz w:val="24"/>
        </w:rPr>
      </w:pPr>
    </w:p>
    <w:p w14:paraId="47243BF2" w14:textId="77777777" w:rsidR="00907807" w:rsidRDefault="000A1646">
      <w:pPr>
        <w:rPr>
          <w:rFonts w:ascii="Times New Roman" w:hAnsi="Times New Roman" w:cs="Times New Roman"/>
          <w:sz w:val="24"/>
        </w:rPr>
      </w:pPr>
      <w:r>
        <w:rPr>
          <w:rFonts w:ascii="Times New Roman" w:hAnsi="Times New Roman" w:cs="Times New Roman"/>
          <w:sz w:val="24"/>
        </w:rPr>
        <w:t xml:space="preserve">Representative fluorescent images are shown in Figure 2a, with neurons and nuclei labeled by β-III tubulin (green) and PI (red), respectively. Neurons adhered, extended neurites, and formed networks on coverslip controls and on NUNCD/CNT surfaces deposited at 550–750 °C. In contrast, neuronal survival was poor on uncoated CNT and on NUNCD/CNT deposited at 850 °C. Among all groups, the 750 °C NUNCD/CNT </w:t>
      </w:r>
      <w:r>
        <w:rPr>
          <w:rFonts w:ascii="Times New Roman" w:hAnsi="Times New Roman" w:cs="Times New Roman"/>
          <w:sz w:val="24"/>
        </w:rPr>
        <w:lastRenderedPageBreak/>
        <w:t>surface supported the highest neuronal survival and neurite outgrowth.</w:t>
      </w:r>
    </w:p>
    <w:p w14:paraId="3DCE8C51" w14:textId="77777777" w:rsidR="00907807" w:rsidRDefault="00907807">
      <w:pPr>
        <w:rPr>
          <w:rFonts w:ascii="Times New Roman" w:hAnsi="Times New Roman" w:cs="Times New Roman"/>
          <w:sz w:val="24"/>
        </w:rPr>
      </w:pPr>
    </w:p>
    <w:p w14:paraId="541C9AB0" w14:textId="77777777" w:rsidR="00907807" w:rsidRDefault="000A1646">
      <w:pPr>
        <w:rPr>
          <w:rFonts w:ascii="Times New Roman" w:hAnsi="Times New Roman" w:cs="Times New Roman"/>
          <w:sz w:val="24"/>
        </w:rPr>
      </w:pPr>
      <w:r>
        <w:rPr>
          <w:rFonts w:ascii="Times New Roman" w:hAnsi="Times New Roman" w:cs="Times New Roman"/>
          <w:sz w:val="24"/>
        </w:rPr>
        <w:t>Quantitative analysis confirmed these observations (Figure 2b-</w:t>
      </w:r>
      <w:r>
        <w:rPr>
          <w:rFonts w:ascii="Times New Roman" w:hAnsi="Times New Roman" w:cs="Times New Roman" w:hint="eastAsia"/>
          <w:sz w:val="24"/>
        </w:rPr>
        <w:t>d</w:t>
      </w:r>
      <w:r>
        <w:rPr>
          <w:rFonts w:ascii="Times New Roman" w:hAnsi="Times New Roman" w:cs="Times New Roman"/>
          <w:sz w:val="24"/>
        </w:rPr>
        <w:t xml:space="preserve">). The 750 °C NUNCD/CNT group exhibited significantly higher neuronal density and neurite coverage compared with both the coverslip controls and the uncoated CNT group. The cell density was also significantly higher on the 750 °C NUNCD/CNT </w:t>
      </w:r>
      <w:r>
        <w:rPr>
          <w:rFonts w:ascii="Times New Roman" w:hAnsi="Times New Roman" w:cs="Times New Roman" w:hint="eastAsia"/>
          <w:sz w:val="24"/>
        </w:rPr>
        <w:t>compared to</w:t>
      </w:r>
      <w:r>
        <w:rPr>
          <w:rFonts w:ascii="Times New Roman" w:hAnsi="Times New Roman" w:cs="Times New Roman"/>
          <w:sz w:val="24"/>
        </w:rPr>
        <w:t xml:space="preserve"> uncoated CNT. These results indicated that the NUNCD coating greatly improved the biocompatibility of CNT </w:t>
      </w:r>
      <w:r>
        <w:rPr>
          <w:rFonts w:ascii="Times New Roman" w:hAnsi="Times New Roman" w:cs="Times New Roman" w:hint="eastAsia"/>
          <w:sz w:val="24"/>
        </w:rPr>
        <w:t>mats</w:t>
      </w:r>
      <w:r>
        <w:rPr>
          <w:rFonts w:ascii="Times New Roman" w:hAnsi="Times New Roman" w:cs="Times New Roman"/>
          <w:sz w:val="24"/>
        </w:rPr>
        <w:t>. Within the NUNCD/CNT</w:t>
      </w:r>
      <w:r>
        <w:rPr>
          <w:rFonts w:ascii="Times New Roman" w:hAnsi="Times New Roman" w:cs="Times New Roman"/>
          <w:sz w:val="24"/>
          <w:lang w:val="en-AU"/>
        </w:rPr>
        <w:t xml:space="preserve"> samples</w:t>
      </w:r>
      <w:r>
        <w:rPr>
          <w:rFonts w:ascii="Times New Roman" w:hAnsi="Times New Roman" w:cs="Times New Roman"/>
          <w:sz w:val="24"/>
        </w:rPr>
        <w:t>, the 750 °C group also showed significantly better outcomes than the 550 °C and 850 °C groups, while differences relative to the 650 °C group did not reach statistical significance.</w:t>
      </w:r>
    </w:p>
    <w:p w14:paraId="717DDE42" w14:textId="77777777" w:rsidR="00907807" w:rsidRDefault="00907807">
      <w:pPr>
        <w:rPr>
          <w:rFonts w:ascii="Times New Roman" w:hAnsi="Times New Roman" w:cs="Times New Roman"/>
          <w:sz w:val="24"/>
        </w:rPr>
      </w:pPr>
    </w:p>
    <w:p w14:paraId="686741BA" w14:textId="3045AA11" w:rsidR="00907807" w:rsidRDefault="000A1646">
      <w:pPr>
        <w:rPr>
          <w:rFonts w:ascii="Times New Roman" w:hAnsi="Times New Roman" w:cs="Times New Roman"/>
          <w:sz w:val="24"/>
        </w:rPr>
      </w:pPr>
      <w:r>
        <w:rPr>
          <w:rFonts w:ascii="Times New Roman" w:hAnsi="Times New Roman" w:cs="Times New Roman"/>
          <w:sz w:val="24"/>
        </w:rPr>
        <w:t xml:space="preserve">Together, these results demonstrate that NUNCD deposition at 750 °C markedly enhances the biocompatibility of CNT </w:t>
      </w:r>
      <w:r>
        <w:rPr>
          <w:rFonts w:ascii="Times New Roman" w:hAnsi="Times New Roman" w:cs="Times New Roman"/>
          <w:sz w:val="24"/>
          <w:lang w:val="en-AU"/>
        </w:rPr>
        <w:t>mats</w:t>
      </w:r>
      <w:r>
        <w:rPr>
          <w:rFonts w:ascii="Times New Roman" w:hAnsi="Times New Roman" w:cs="Times New Roman"/>
          <w:sz w:val="24"/>
        </w:rPr>
        <w:t>, yielding surfaces that strongly support neuronal adhesion and neurite outgrowth. Such intimate neuron–electrode interactions are expected to reduce the stimulation threshold and improve the signal-to-noise ratio for recording and sensing. Notably, the morphology of the 750 °C NUNCD/CNT surface closely resembled that of standard NUNCD/Si (Figure 1a), consistent with our previous findings that NUNCD/Si promotes neuronal survival and neurite extension relative to coverslip controls.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&lt;EndNote&gt;&lt;Cite&gt;&lt;Author&gt;Tong&lt;/Author&gt;&lt;Year&gt;2016&lt;/Year&gt;&lt;RecNum&gt;75&lt;/RecNum&gt;&lt;DisplayText&gt;[81]&lt;/DisplayText&gt;&lt;record&gt;&lt;rec-number&gt;75&lt;/rec-number&gt;&lt;foreign-keys&gt;&lt;key app="EN" db-id="2rrpazwaferdrnezvfhxvxsyrzp5dzp25dtd" timestamp="1741399663"&gt;75&lt;/key&gt;&lt;/foreign-keys&gt;&lt;ref-type name="Journal Article"&gt;17&lt;/ref-type&gt;&lt;contributors&gt;&lt;authors&gt;&lt;author&gt;Tong, Wei&lt;/author&gt;&lt;author&gt;Fox, Kate&lt;/author&gt;&lt;author&gt;Zamani, Akram&lt;/author&gt;&lt;author&gt;Turnley, Ann M&lt;/author&gt;&lt;author&gt;Ganesan, Kumaravelu&lt;/author&gt;&lt;author&gt;Ahnood, Arman&lt;/author&gt;&lt;author&gt;Cicione, Rosemary&lt;/author&gt;&lt;author&gt;Meffin, Hamish&lt;/author&gt;&lt;author&gt;Prawer, Steven&lt;/author&gt;&lt;author&gt;Stacey, Alastair&lt;/author&gt;&lt;/authors&gt;&lt;/contributors&gt;&lt;titles&gt;&lt;title&gt;Optimizing growth and post treatment of diamond for high capacitance neural interfaces&lt;/title&gt;&lt;secondary-title&gt;Biomaterials&lt;/secondary-title&gt;&lt;/titles&gt;&lt;periodical&gt;&lt;full-title&gt;Biomaterials&lt;/full-title&gt;&lt;/periodical&gt;&lt;pages&gt;32-42&lt;/pages&gt;&lt;volume&gt;104&lt;/volume&gt;&lt;dates&gt;&lt;year&gt;2016&lt;/year&gt;&lt;/dates&gt;&lt;isbn&gt;0142-9612&lt;/isbn&gt;&lt;urls&gt;&lt;/urls&gt;&lt;/record&gt;&lt;/Cite&gt;&lt;/EndNote&gt;</w:instrText>
      </w:r>
      <w:r>
        <w:rPr>
          <w:rFonts w:ascii="Times New Roman" w:hAnsi="Times New Roman" w:cs="Times New Roman"/>
          <w:sz w:val="24"/>
        </w:rPr>
        <w:fldChar w:fldCharType="separate"/>
      </w:r>
      <w:r>
        <w:rPr>
          <w:rFonts w:ascii="Times New Roman" w:hAnsi="Times New Roman" w:cs="Times New Roman"/>
          <w:sz w:val="24"/>
        </w:rPr>
        <w:t>[81]</w:t>
      </w:r>
      <w:r>
        <w:rPr>
          <w:rFonts w:ascii="Times New Roman" w:hAnsi="Times New Roman" w:cs="Times New Roman"/>
          <w:sz w:val="24"/>
        </w:rPr>
        <w:fldChar w:fldCharType="end"/>
      </w:r>
      <w:r>
        <w:rPr>
          <w:rFonts w:ascii="Times New Roman" w:hAnsi="Times New Roman" w:cs="Times New Roman"/>
          <w:sz w:val="24"/>
        </w:rPr>
        <w:t xml:space="preserve"> In earlier work, we also identified a molecular basis for this effect, showing that NUNCD upregulates genes associated with cell adhesion and gap junction communication</w:t>
      </w:r>
      <w:del w:id="261" w:author="Sorel De Leon Vergara" w:date="2025-09-28T15:17:00Z" w16du:dateUtc="2025-09-28T05:17:00Z">
        <w:r w:rsidDel="003E6C79">
          <w:rPr>
            <w:rFonts w:ascii="Times New Roman" w:hAnsi="Times New Roman" w:cs="Times New Roman"/>
            <w:sz w:val="24"/>
          </w:rPr>
          <w:delText>.</w:delText>
        </w:r>
      </w:del>
      <w:r>
        <w:rPr>
          <w:rFonts w:ascii="Times New Roman" w:hAnsi="Times New Roman" w:cs="Times New Roman"/>
          <w:sz w:val="24"/>
        </w:rPr>
        <w:fldChar w:fldCharType="begin">
          <w:fldData xml:space="preserve">PEVuZE5vdGU+PENpdGU+PEF1dGhvcj5GYWxhaGF0ZG9vc3Q8L0F1dGhvcj48WWVhcj4yMDI0PC9Z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PEVuZE5vdGU+PENpdGU+PEF1dGhvcj5GYWxhaGF0ZG9vc3Q8L0F1dGhvcj48WWVhcj4yMDI0PC9Z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[77]</w:t>
      </w:r>
      <w:r>
        <w:rPr>
          <w:rFonts w:ascii="Times New Roman" w:hAnsi="Times New Roman" w:cs="Times New Roman"/>
          <w:sz w:val="24"/>
        </w:rPr>
        <w:fldChar w:fldCharType="end"/>
      </w:r>
      <w:ins w:id="262" w:author="Sorel De Leon Vergara" w:date="2025-09-28T15:17:00Z" w16du:dateUtc="2025-09-28T05:17:00Z">
        <w:r w:rsidR="00924CA6">
          <w:rPr>
            <w:rFonts w:ascii="Times New Roman" w:hAnsi="Times New Roman" w:cs="Times New Roman"/>
            <w:sz w:val="24"/>
          </w:rPr>
          <w:t>.</w:t>
        </w:r>
      </w:ins>
    </w:p>
    <w:p w14:paraId="0D2A176D" w14:textId="77777777" w:rsidR="00907807" w:rsidDel="00784BAC" w:rsidRDefault="00907807">
      <w:pPr>
        <w:rPr>
          <w:del w:id="263" w:author="Wei Tong" w:date="2025-09-28T12:46:00Z" w16du:dateUtc="2025-09-28T02:46:00Z"/>
          <w:rFonts w:ascii="Times New Roman" w:hAnsi="Times New Roman" w:cs="Times New Roman"/>
          <w:sz w:val="24"/>
        </w:rPr>
      </w:pPr>
    </w:p>
    <w:p w14:paraId="1062B8B7" w14:textId="4BDC428B" w:rsidR="00907807" w:rsidDel="00784BAC" w:rsidRDefault="000A1646">
      <w:pPr>
        <w:rPr>
          <w:del w:id="264" w:author="Wei Tong" w:date="2025-09-28T12:46:00Z" w16du:dateUtc="2025-09-28T02:46:00Z"/>
          <w:rFonts w:ascii="Times New Roman" w:hAnsi="Times New Roman" w:cs="Times New Roman"/>
          <w:sz w:val="24"/>
        </w:rPr>
      </w:pPr>
      <w:del w:id="265" w:author="Wei Tong" w:date="2025-09-28T12:46:00Z" w16du:dateUtc="2025-09-28T02:46:00Z">
        <w:r w:rsidDel="00784BAC">
          <w:rPr>
            <w:rFonts w:ascii="Times New Roman" w:hAnsi="Times New Roman" w:cs="Times New Roman"/>
            <w:sz w:val="24"/>
          </w:rPr>
          <w:delText>Given the superior biocompatibility of the 750 °C NUNCD/CNT surface, this condition was used for preparing NUNCD/CNT samples in all subsequent experiments, unless otherwise specified.</w:delText>
        </w:r>
      </w:del>
    </w:p>
    <w:p w14:paraId="63C9752C" w14:textId="77777777" w:rsidR="00907807" w:rsidRDefault="00907807">
      <w:pPr>
        <w:rPr>
          <w:rFonts w:ascii="Times New Roman" w:hAnsi="Times New Roman" w:cs="Times New Roman"/>
          <w:sz w:val="24"/>
        </w:rPr>
      </w:pPr>
    </w:p>
    <w:p w14:paraId="08D24E7D" w14:textId="6081E071" w:rsidR="00907807" w:rsidDel="00784BAC" w:rsidRDefault="000A1646">
      <w:pPr>
        <w:pStyle w:val="ListParagraph"/>
        <w:numPr>
          <w:ilvl w:val="1"/>
          <w:numId w:val="2"/>
        </w:numPr>
        <w:ind w:firstLineChars="0"/>
        <w:rPr>
          <w:del w:id="266" w:author="Wei Tong" w:date="2025-09-28T12:44:00Z" w16du:dateUtc="2025-09-28T02:44:00Z"/>
          <w:rFonts w:ascii="Times New Roman" w:hAnsi="Times New Roman" w:cs="Times New Roman"/>
          <w:sz w:val="24"/>
          <w:u w:val="single"/>
        </w:rPr>
        <w:pPrChange w:id="267" w:author="Wei Tong" w:date="2025-09-28T12:43:00Z" w16du:dateUtc="2025-09-28T02:43:00Z">
          <w:pPr>
            <w:pStyle w:val="ListParagraph"/>
            <w:numPr>
              <w:ilvl w:val="1"/>
              <w:numId w:val="3"/>
            </w:numPr>
            <w:ind w:left="792" w:firstLineChars="0" w:hanging="432"/>
          </w:pPr>
        </w:pPrChange>
      </w:pPr>
      <w:r w:rsidRPr="00784BAC">
        <w:rPr>
          <w:rFonts w:ascii="Times New Roman" w:hAnsi="Times New Roman" w:cs="Times New Roman"/>
          <w:b/>
          <w:bCs/>
          <w:sz w:val="24"/>
        </w:rPr>
        <w:t xml:space="preserve">Electrochemical </w:t>
      </w:r>
      <w:proofErr w:type="spellStart"/>
      <w:ins w:id="268" w:author="Wei Tong" w:date="2025-09-28T13:05:00Z" w16du:dateUtc="2025-09-28T03:05:00Z">
        <w:r w:rsidR="006A18FC">
          <w:rPr>
            <w:rFonts w:ascii="Times New Roman" w:hAnsi="Times New Roman" w:cs="Times New Roman"/>
            <w:b/>
            <w:bCs/>
            <w:sz w:val="24"/>
          </w:rPr>
          <w:t>characterisation</w:t>
        </w:r>
      </w:ins>
      <w:proofErr w:type="spellEnd"/>
      <w:del w:id="269" w:author="Wei Tong" w:date="2025-09-28T13:05:00Z" w16du:dateUtc="2025-09-28T03:05:00Z">
        <w:r w:rsidRPr="00784BAC" w:rsidDel="006A18FC">
          <w:rPr>
            <w:rFonts w:ascii="Times New Roman" w:hAnsi="Times New Roman" w:cs="Times New Roman"/>
            <w:b/>
            <w:bCs/>
            <w:sz w:val="24"/>
          </w:rPr>
          <w:delText>Assessment</w:delText>
        </w:r>
      </w:del>
      <w:r w:rsidRPr="00784BAC">
        <w:rPr>
          <w:rFonts w:ascii="Times New Roman" w:hAnsi="Times New Roman" w:cs="Times New Roman"/>
          <w:b/>
          <w:bCs/>
          <w:sz w:val="24"/>
        </w:rPr>
        <w:t xml:space="preserve"> of </w:t>
      </w:r>
      <w:r w:rsidRPr="00784BAC">
        <w:rPr>
          <w:rFonts w:ascii="Times New Roman" w:hAnsi="Times New Roman" w:cs="Times New Roman"/>
          <w:b/>
          <w:bCs/>
          <w:sz w:val="24"/>
          <w:lang w:val="en-AU"/>
        </w:rPr>
        <w:t>NUNCD</w:t>
      </w:r>
      <w:r w:rsidRPr="00784BAC">
        <w:rPr>
          <w:rFonts w:ascii="Times New Roman" w:hAnsi="Times New Roman" w:cs="Times New Roman"/>
          <w:b/>
          <w:bCs/>
          <w:sz w:val="24"/>
        </w:rPr>
        <w:t xml:space="preserve">/CNT </w:t>
      </w:r>
      <w:del w:id="270" w:author="Wei Tong" w:date="2025-09-28T12:44:00Z" w16du:dateUtc="2025-09-28T02:44:00Z">
        <w:r w:rsidDel="00784BAC">
          <w:rPr>
            <w:rFonts w:ascii="Times New Roman" w:hAnsi="Times New Roman" w:cs="Times New Roman"/>
            <w:b/>
            <w:bCs/>
            <w:sz w:val="24"/>
          </w:rPr>
          <w:delText>for Neural Stimulation</w:delText>
        </w:r>
        <w:r w:rsidDel="00784BAC">
          <w:rPr>
            <w:rFonts w:ascii="Times New Roman" w:hAnsi="Times New Roman" w:cs="Times New Roman"/>
            <w:b/>
            <w:bCs/>
            <w:sz w:val="24"/>
            <w:lang w:val="en-AU"/>
          </w:rPr>
          <w:delText xml:space="preserve"> </w:delText>
        </w:r>
        <w:r w:rsidDel="00784BAC">
          <w:rPr>
            <w:rFonts w:ascii="Times New Roman" w:hAnsi="Times New Roman" w:cs="Times New Roman"/>
            <w:b/>
            <w:bCs/>
            <w:sz w:val="24"/>
            <w:highlight w:val="yellow"/>
            <w:lang w:val="en-AU"/>
          </w:rPr>
          <w:delText>and Recording?</w:delText>
        </w:r>
      </w:del>
    </w:p>
    <w:p w14:paraId="1B61ED96" w14:textId="77777777" w:rsidR="00907807" w:rsidRPr="00784BAC" w:rsidRDefault="00907807">
      <w:pPr>
        <w:pStyle w:val="ListParagraph"/>
        <w:numPr>
          <w:ilvl w:val="1"/>
          <w:numId w:val="2"/>
        </w:numPr>
        <w:ind w:firstLineChars="0"/>
        <w:rPr>
          <w:rFonts w:ascii="Times New Roman" w:hAnsi="Times New Roman" w:cs="Times New Roman"/>
          <w:sz w:val="24"/>
        </w:rPr>
        <w:pPrChange w:id="271" w:author="Wei Tong" w:date="2025-09-28T12:44:00Z" w16du:dateUtc="2025-09-28T02:44:00Z">
          <w:pPr/>
        </w:pPrChange>
      </w:pPr>
    </w:p>
    <w:p w14:paraId="1B26FB09" w14:textId="77777777" w:rsidR="00907807" w:rsidRDefault="00907807">
      <w:pPr>
        <w:rPr>
          <w:lang w:val="en-AU"/>
        </w:rPr>
      </w:pPr>
    </w:p>
    <w:p w14:paraId="3DB87316" w14:textId="77777777" w:rsidR="00907807" w:rsidRDefault="000A1646">
      <w:pPr>
        <w:rPr>
          <w:lang w:val="en-AU"/>
        </w:rPr>
      </w:pPr>
      <w:r>
        <w:rPr>
          <w:rFonts w:hint="eastAsia"/>
          <w:noProof/>
          <w:lang w:val="en-AU"/>
        </w:rPr>
        <w:drawing>
          <wp:inline distT="0" distB="0" distL="114300" distR="114300" wp14:anchorId="73489897" wp14:editId="4312C700">
            <wp:extent cx="5527675" cy="3526790"/>
            <wp:effectExtent l="0" t="0" r="9525" b="3810"/>
            <wp:docPr id="17" name="图片 17" descr="Fig 2--2025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 2--20250919"/>
                    <pic:cNvPicPr>
                      <a:picLocks noChangeAspect="1"/>
                    </pic:cNvPicPr>
                  </pic:nvPicPr>
                  <pic:blipFill>
                    <a:blip r:embed="rId15"/>
                    <a:stretch>
                      <a:fillRect/>
                    </a:stretch>
                  </pic:blipFill>
                  <pic:spPr>
                    <a:xfrm>
                      <a:off x="0" y="0"/>
                      <a:ext cx="5527675" cy="3526790"/>
                    </a:xfrm>
                    <a:prstGeom prst="rect">
                      <a:avLst/>
                    </a:prstGeom>
                  </pic:spPr>
                </pic:pic>
              </a:graphicData>
            </a:graphic>
          </wp:inline>
        </w:drawing>
      </w:r>
    </w:p>
    <w:p w14:paraId="4343A6C9" w14:textId="77777777" w:rsidR="00907807" w:rsidRDefault="00907807">
      <w:pPr>
        <w:rPr>
          <w:lang w:val="en-AU"/>
        </w:rPr>
      </w:pPr>
    </w:p>
    <w:p w14:paraId="204E2C8D" w14:textId="77777777" w:rsidR="00907807" w:rsidRDefault="000A1646">
      <w:pPr>
        <w:rPr>
          <w:rFonts w:ascii="Times New Roman" w:hAnsi="Times New Roman" w:cs="Times New Roman"/>
          <w:sz w:val="24"/>
        </w:rPr>
      </w:pPr>
      <w:r>
        <w:rPr>
          <w:rFonts w:ascii="Times New Roman" w:hAnsi="Times New Roman" w:cs="Times New Roman" w:hint="eastAsia"/>
          <w:b/>
          <w:bCs/>
          <w:sz w:val="24"/>
        </w:rPr>
        <w:t>Figure 3</w:t>
      </w:r>
      <w:r>
        <w:rPr>
          <w:rFonts w:ascii="Times New Roman" w:hAnsi="Times New Roman" w:cs="Times New Roman"/>
          <w:b/>
          <w:bCs/>
          <w:sz w:val="24"/>
        </w:rPr>
        <w:t xml:space="preserve">. Electrochemical characterization and stability assessment of CNT and </w:t>
      </w:r>
      <w:r>
        <w:rPr>
          <w:rFonts w:ascii="Times New Roman" w:hAnsi="Times New Roman" w:cs="Times New Roman"/>
          <w:b/>
          <w:bCs/>
          <w:sz w:val="24"/>
        </w:rPr>
        <w:lastRenderedPageBreak/>
        <w:t xml:space="preserve">NUNCD/CNT (deposited at </w:t>
      </w:r>
      <w:r>
        <w:rPr>
          <w:rFonts w:ascii="Times New Roman" w:hAnsi="Times New Roman" w:cs="Times New Roman"/>
          <w:b/>
          <w:bCs/>
          <w:sz w:val="24"/>
          <w:lang w:val="en-AU"/>
        </w:rPr>
        <w:t xml:space="preserve">750 </w:t>
      </w:r>
      <w:r>
        <w:rPr>
          <w:rFonts w:ascii="Times New Roman" w:hAnsi="Times New Roman" w:cs="Times New Roman"/>
          <w:b/>
          <w:bCs/>
          <w:sz w:val="24"/>
        </w:rPr>
        <w:t>°C).</w:t>
      </w:r>
      <w:r>
        <w:rPr>
          <w:rFonts w:ascii="Times New Roman" w:hAnsi="Times New Roman" w:cs="Times New Roman"/>
          <w:sz w:val="24"/>
        </w:rPr>
        <w:t xml:space="preserve"> (a-c) representative CVs record</w:t>
      </w:r>
      <w:r>
        <w:rPr>
          <w:rFonts w:ascii="Times New Roman" w:hAnsi="Times New Roman" w:cs="Times New Roman"/>
          <w:sz w:val="24"/>
          <w:lang w:val="en-AU"/>
        </w:rPr>
        <w:t>ed</w:t>
      </w:r>
      <w:r>
        <w:rPr>
          <w:rFonts w:ascii="Times New Roman" w:hAnsi="Times New Roman" w:cs="Times New Roman"/>
          <w:sz w:val="24"/>
        </w:rPr>
        <w:t xml:space="preserve"> using the uncoated CNT and NUNCD/CNT in saline solution</w:t>
      </w:r>
      <w:r>
        <w:rPr>
          <w:rFonts w:ascii="Times New Roman" w:hAnsi="Times New Roman" w:cs="Times New Roman"/>
          <w:sz w:val="24"/>
          <w:lang w:val="en-AU"/>
        </w:rPr>
        <w:t>, (a) from -2 to 2 V</w:t>
      </w:r>
      <w:r>
        <w:rPr>
          <w:rFonts w:ascii="Times New Roman" w:hAnsi="Times New Roman" w:cs="Times New Roman"/>
          <w:sz w:val="24"/>
        </w:rPr>
        <w:t xml:space="preserve"> with water windows are highlighted in blue, and</w:t>
      </w:r>
      <w:r>
        <w:rPr>
          <w:rFonts w:ascii="Times New Roman" w:hAnsi="Times New Roman" w:cs="Times New Roman"/>
          <w:sz w:val="24"/>
          <w:lang w:val="en-AU"/>
        </w:rPr>
        <w:t xml:space="preserve"> (b-c) from -0.1 to 0.1 V at var</w:t>
      </w:r>
      <w:r>
        <w:rPr>
          <w:rFonts w:ascii="Times New Roman" w:hAnsi="Times New Roman" w:cs="Times New Roman" w:hint="eastAsia"/>
          <w:sz w:val="24"/>
        </w:rPr>
        <w:t>y</w:t>
      </w:r>
      <w:r>
        <w:rPr>
          <w:rFonts w:ascii="Times New Roman" w:hAnsi="Times New Roman" w:cs="Times New Roman"/>
          <w:sz w:val="24"/>
          <w:lang w:val="en-AU"/>
        </w:rPr>
        <w:t>ing scan rates</w:t>
      </w:r>
      <w:r>
        <w:rPr>
          <w:rFonts w:ascii="Times New Roman" w:hAnsi="Times New Roman" w:cs="Times New Roman"/>
          <w:sz w:val="24"/>
        </w:rPr>
        <w:t>; (</w:t>
      </w:r>
      <w:r>
        <w:rPr>
          <w:rFonts w:ascii="Times New Roman" w:hAnsi="Times New Roman" w:cs="Times New Roman"/>
          <w:sz w:val="24"/>
          <w:lang w:val="en-AU"/>
        </w:rPr>
        <w:t>d</w:t>
      </w:r>
      <w:r>
        <w:rPr>
          <w:rFonts w:ascii="Times New Roman" w:hAnsi="Times New Roman" w:cs="Times New Roman"/>
          <w:sz w:val="24"/>
        </w:rPr>
        <w:t>) The current magnitude at 0 V for CVs shown in (</w:t>
      </w:r>
      <w:r>
        <w:rPr>
          <w:rFonts w:ascii="Times New Roman" w:hAnsi="Times New Roman" w:cs="Times New Roman"/>
          <w:sz w:val="24"/>
          <w:lang w:val="en-AU"/>
        </w:rPr>
        <w:t>b</w:t>
      </w:r>
      <w:r>
        <w:rPr>
          <w:rFonts w:ascii="Times New Roman" w:hAnsi="Times New Roman" w:cs="Times New Roman"/>
          <w:sz w:val="24"/>
        </w:rPr>
        <w:t>-</w:t>
      </w:r>
      <w:r>
        <w:rPr>
          <w:rFonts w:ascii="Times New Roman" w:hAnsi="Times New Roman" w:cs="Times New Roman"/>
          <w:sz w:val="24"/>
          <w:lang w:val="en-AU"/>
        </w:rPr>
        <w:t>c</w:t>
      </w:r>
      <w:r>
        <w:rPr>
          <w:rFonts w:ascii="Times New Roman" w:hAnsi="Times New Roman" w:cs="Times New Roman"/>
          <w:sz w:val="24"/>
        </w:rPr>
        <w:t>) plotted versus the scan rate, with their fitting lines.</w:t>
      </w:r>
      <w:r>
        <w:rPr>
          <w:rFonts w:ascii="Times New Roman" w:hAnsi="Times New Roman" w:cs="Times New Roman" w:hint="eastAsia"/>
          <w:sz w:val="24"/>
        </w:rPr>
        <w:t xml:space="preserve"> </w:t>
      </w:r>
      <w:r>
        <w:rPr>
          <w:rFonts w:ascii="Times New Roman" w:hAnsi="Times New Roman" w:cs="Times New Roman"/>
          <w:sz w:val="24"/>
          <w:lang w:val="en-AU"/>
        </w:rPr>
        <w:t>(e)</w:t>
      </w:r>
      <w:r>
        <w:rPr>
          <w:rFonts w:ascii="Times New Roman" w:hAnsi="Times New Roman" w:cs="Times New Roman" w:hint="eastAsia"/>
          <w:sz w:val="24"/>
        </w:rPr>
        <w:t xml:space="preserve"> </w:t>
      </w:r>
      <w:r>
        <w:rPr>
          <w:rFonts w:ascii="Times New Roman" w:hAnsi="Times New Roman" w:cs="Times New Roman"/>
          <w:sz w:val="24"/>
        </w:rPr>
        <w:t xml:space="preserve">Charge injection capacitance (CIC) of CNT (n=3), </w:t>
      </w:r>
      <w:r>
        <w:rPr>
          <w:rFonts w:ascii="Times New Roman" w:hAnsi="Times New Roman" w:cs="Times New Roman"/>
          <w:sz w:val="24"/>
          <w:lang w:val="en-AU"/>
        </w:rPr>
        <w:t>NUNCD</w:t>
      </w:r>
      <w:r>
        <w:rPr>
          <w:rFonts w:ascii="Times New Roman" w:hAnsi="Times New Roman" w:cs="Times New Roman"/>
          <w:sz w:val="24"/>
        </w:rPr>
        <w:t>/CNT (n=</w:t>
      </w:r>
      <w:r>
        <w:rPr>
          <w:rFonts w:ascii="Times New Roman" w:hAnsi="Times New Roman" w:cs="Times New Roman"/>
          <w:sz w:val="24"/>
          <w:lang w:val="en-AU"/>
        </w:rPr>
        <w:t>6</w:t>
      </w:r>
      <w:r>
        <w:rPr>
          <w:rFonts w:ascii="Times New Roman" w:hAnsi="Times New Roman" w:cs="Times New Roman"/>
          <w:sz w:val="24"/>
        </w:rPr>
        <w:t xml:space="preserve">) and </w:t>
      </w:r>
      <w:r>
        <w:rPr>
          <w:rFonts w:ascii="Times New Roman" w:hAnsi="Times New Roman" w:cs="Times New Roman"/>
          <w:sz w:val="24"/>
          <w:lang w:val="en-AU"/>
        </w:rPr>
        <w:t>NUNCD/</w:t>
      </w:r>
      <w:r>
        <w:rPr>
          <w:rFonts w:ascii="Times New Roman" w:hAnsi="Times New Roman" w:cs="Times New Roman"/>
          <w:sz w:val="24"/>
        </w:rPr>
        <w:t>Si</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&lt;EndNote&gt;&lt;Cite&gt;&lt;Author&gt;Falahatdoost&lt;/Author&gt;&lt;Year&gt;2021&lt;/Year&gt;&lt;RecNum&gt;72&lt;/RecNum&gt;&lt;DisplayText&gt;[58]&lt;/DisplayText&gt;&lt;record&gt;&lt;rec-number&gt;72&lt;/rec-number&gt;&lt;foreign-keys&gt;&lt;key app="EN" db-id="2rrpazwaferdrnezvfhxvxsyrzp5dzp25dtd" timestamp="1715446755"&gt;72&lt;/key&gt;&lt;/foreign-keys&gt;&lt;ref-type name="Journal Article"&gt;17&lt;/ref-type&gt;&lt;contributors&gt;&lt;authors&gt;&lt;author&gt;Falahatdoost, Samira&lt;/author&gt;&lt;author&gt;Chambers, Andre&lt;/author&gt;&lt;author&gt;Stacey, Alastair&lt;/author&gt;&lt;author&gt;Al Hashem, Hassan N.&lt;/author&gt;&lt;author&gt;Nadarajah, Athavan&lt;/author&gt;&lt;author&gt;Prawer, Steven&lt;/author&gt;&lt;author&gt;Ahnood, Arman&lt;/author&gt;&lt;/authors&gt;&lt;/contributors&gt;&lt;titles&gt;&lt;title&gt;Enhanced electrochemical capacitance of nitrogen-doped ultrananocrystalline diamond through oxygen treatment&lt;/title&gt;&lt;secondary-title&gt;Applied Surface Science&lt;/secondary-title&gt;&lt;/titles&gt;&lt;periodical&gt;&lt;full-title&gt;Applied Surface Science&lt;/full-title&gt;&lt;/periodical&gt;&lt;volume&gt;543&lt;/volume&gt;&lt;dates&gt;&lt;year&gt;2021&lt;/year&gt;&lt;/dates&gt;&lt;publisher&gt;Elsevier B.V.&lt;/publisher&gt;&lt;isbn&gt;0169-4332&lt;/isbn&gt;&lt;urls&gt;&lt;/urls&gt;&lt;electronic-resource-num&gt;10.1016/j.apsusc.2020.148768&lt;/electronic-resource-num&gt;&lt;remote-database-name&gt;ScienceDirect&lt;/remote-database-name&gt;&lt;remote-database-provider&gt;EBSCOhost&lt;/remote-database-provider&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[58]</w:t>
      </w:r>
      <w:r>
        <w:rPr>
          <w:rFonts w:ascii="Times New Roman" w:hAnsi="Times New Roman" w:cs="Times New Roman"/>
          <w:sz w:val="24"/>
        </w:rPr>
        <w:fldChar w:fldCharType="end"/>
      </w:r>
      <w:r>
        <w:rPr>
          <w:rFonts w:ascii="Times New Roman" w:hAnsi="Times New Roman" w:cs="Times New Roman"/>
          <w:sz w:val="24"/>
        </w:rPr>
        <w:t>. (</w:t>
      </w:r>
      <w:r>
        <w:rPr>
          <w:rFonts w:ascii="Times New Roman" w:hAnsi="Times New Roman" w:cs="Times New Roman"/>
          <w:sz w:val="24"/>
          <w:lang w:val="en-AU"/>
        </w:rPr>
        <w:t>f-g</w:t>
      </w:r>
      <w:r>
        <w:rPr>
          <w:rFonts w:ascii="Times New Roman" w:hAnsi="Times New Roman" w:cs="Times New Roman"/>
          <w:sz w:val="24"/>
        </w:rPr>
        <w:t>)</w:t>
      </w:r>
      <w:r>
        <w:rPr>
          <w:rFonts w:ascii="Times New Roman" w:hAnsi="Times New Roman" w:cs="Times New Roman"/>
          <w:sz w:val="24"/>
          <w:lang w:val="en-AU"/>
        </w:rPr>
        <w:t xml:space="preserve"> Repetitive CVs recorded in saline during 900 cycles at a 150 mV/s scan rate for (f) CNT and (g) NUNCD/CNT. (h) Percentage of</w:t>
      </w:r>
      <w:r>
        <w:rPr>
          <w:rFonts w:ascii="Times New Roman" w:hAnsi="Times New Roman" w:cs="Times New Roman"/>
          <w:sz w:val="24"/>
        </w:rPr>
        <w:t xml:space="preserve"> CIC change for CNT (n=3) and NUNCD/CNT (n=3) </w:t>
      </w:r>
      <w:r>
        <w:rPr>
          <w:rFonts w:ascii="Times New Roman" w:hAnsi="Times New Roman" w:cs="Times New Roman"/>
          <w:sz w:val="24"/>
          <w:lang w:val="en-AU"/>
        </w:rPr>
        <w:t>during</w:t>
      </w:r>
      <w:r>
        <w:rPr>
          <w:rFonts w:ascii="Times New Roman" w:hAnsi="Times New Roman" w:cs="Times New Roman"/>
          <w:sz w:val="24"/>
        </w:rPr>
        <w:t xml:space="preserve"> </w:t>
      </w:r>
      <w:r>
        <w:rPr>
          <w:rFonts w:ascii="Times New Roman" w:hAnsi="Times New Roman" w:cs="Times New Roman"/>
          <w:sz w:val="24"/>
          <w:lang w:val="en-AU"/>
        </w:rPr>
        <w:t>9</w:t>
      </w:r>
      <w:r>
        <w:rPr>
          <w:rFonts w:ascii="Times New Roman" w:hAnsi="Times New Roman" w:cs="Times New Roman"/>
          <w:sz w:val="24"/>
        </w:rPr>
        <w:t>00 CV cycles stability test</w:t>
      </w:r>
      <w:r>
        <w:rPr>
          <w:rFonts w:ascii="Times New Roman" w:hAnsi="Times New Roman" w:cs="Times New Roman"/>
          <w:sz w:val="24"/>
          <w:lang w:val="en-AU"/>
        </w:rPr>
        <w:t xml:space="preserve">. </w:t>
      </w:r>
      <w:r>
        <w:rPr>
          <w:rFonts w:ascii="Times New Roman" w:hAnsi="Times New Roman" w:cs="Times New Roman"/>
          <w:sz w:val="24"/>
        </w:rPr>
        <w:t xml:space="preserve">Data shown as mean and standard </w:t>
      </w:r>
      <w:r>
        <w:rPr>
          <w:rFonts w:ascii="Times New Roman" w:hAnsi="Times New Roman" w:cs="Times New Roman" w:hint="eastAsia"/>
          <w:sz w:val="24"/>
        </w:rPr>
        <w:t>error</w:t>
      </w:r>
      <w:r>
        <w:rPr>
          <w:rStyle w:val="CommentReference"/>
          <w:lang w:val="en-AU"/>
        </w:rPr>
        <w:t>.</w:t>
      </w:r>
      <w:r>
        <w:rPr>
          <w:rFonts w:ascii="Times New Roman" w:hAnsi="Times New Roman" w:cs="Times New Roman"/>
          <w:sz w:val="24"/>
        </w:rPr>
        <w:t xml:space="preserve"> </w:t>
      </w:r>
      <w:r>
        <w:rPr>
          <w:rFonts w:ascii="Times New Roman" w:hAnsi="Times New Roman" w:cs="Times New Roman"/>
          <w:sz w:val="24"/>
          <w:lang w:val="en-AU"/>
        </w:rPr>
        <w:t>(i-j) Representative optical images of the CNT and NUNCD/CNT before and after the CV repeats stability test.</w:t>
      </w:r>
    </w:p>
    <w:p w14:paraId="2EAE60DA" w14:textId="77777777" w:rsidR="00907807" w:rsidRDefault="00907807">
      <w:pPr>
        <w:rPr>
          <w:rFonts w:ascii="Times New Roman" w:hAnsi="Times New Roman" w:cs="Times New Roman"/>
          <w:sz w:val="24"/>
        </w:rPr>
      </w:pPr>
    </w:p>
    <w:p w14:paraId="023F6440" w14:textId="77777777" w:rsidR="00907807" w:rsidRDefault="000A1646">
      <w:pPr>
        <w:rPr>
          <w:rFonts w:ascii="Times New Roman" w:hAnsi="Times New Roman" w:cs="Times New Roman"/>
          <w:sz w:val="24"/>
        </w:rPr>
      </w:pPr>
      <w:r>
        <w:rPr>
          <w:rFonts w:ascii="Times New Roman" w:hAnsi="Times New Roman" w:cs="Times New Roman"/>
          <w:sz w:val="24"/>
        </w:rPr>
        <w:t xml:space="preserve">Charge injection capacity (CIC) is a critical metric for </w:t>
      </w:r>
      <w:r>
        <w:rPr>
          <w:rFonts w:ascii="Times New Roman" w:hAnsi="Times New Roman" w:cs="Times New Roman" w:hint="eastAsia"/>
          <w:sz w:val="24"/>
        </w:rPr>
        <w:t>assessing</w:t>
      </w:r>
      <w:r>
        <w:rPr>
          <w:rFonts w:ascii="Times New Roman" w:hAnsi="Times New Roman" w:cs="Times New Roman"/>
          <w:sz w:val="24"/>
        </w:rPr>
        <w:t xml:space="preserve"> the suitability of an electrode material for neural stimulation.</w:t>
      </w:r>
      <w:r>
        <w:rPr>
          <w:rFonts w:ascii="Times New Roman" w:hAnsi="Times New Roman" w:cs="Times New Roman" w:hint="eastAsia"/>
          <w:sz w:val="24"/>
        </w:rPr>
        <w:t xml:space="preserve"> </w:t>
      </w:r>
      <w:r>
        <w:rPr>
          <w:rFonts w:ascii="Times New Roman" w:hAnsi="Times New Roman" w:cs="Times New Roman"/>
          <w:sz w:val="24"/>
        </w:rPr>
        <w:t xml:space="preserve">To assess the CIC of </w:t>
      </w:r>
      <w:r>
        <w:rPr>
          <w:rFonts w:ascii="Times New Roman" w:hAnsi="Times New Roman" w:cs="Times New Roman"/>
          <w:sz w:val="24"/>
          <w:lang w:val="en-AU"/>
        </w:rPr>
        <w:t>NUNCD</w:t>
      </w:r>
      <w:r>
        <w:rPr>
          <w:rFonts w:ascii="Times New Roman" w:hAnsi="Times New Roman" w:cs="Times New Roman"/>
          <w:sz w:val="24"/>
        </w:rPr>
        <w:t xml:space="preserve">/CNT electrodes, we first measured their electrochemical water window (Figure </w:t>
      </w:r>
      <w:r>
        <w:rPr>
          <w:rFonts w:ascii="Times New Roman" w:hAnsi="Times New Roman" w:cs="Times New Roman" w:hint="eastAsia"/>
          <w:sz w:val="24"/>
        </w:rPr>
        <w:t>3</w:t>
      </w:r>
      <w:r>
        <w:rPr>
          <w:rFonts w:ascii="Times New Roman" w:hAnsi="Times New Roman" w:cs="Times New Roman"/>
          <w:sz w:val="24"/>
        </w:rPr>
        <w:t xml:space="preserve">a), followed by the determination of their electrochemical capacitance (Figure </w:t>
      </w:r>
      <w:r>
        <w:rPr>
          <w:rFonts w:ascii="Times New Roman" w:hAnsi="Times New Roman" w:cs="Times New Roman" w:hint="eastAsia"/>
          <w:sz w:val="24"/>
        </w:rPr>
        <w:t>3</w:t>
      </w:r>
      <w:r>
        <w:rPr>
          <w:rFonts w:ascii="Times New Roman" w:hAnsi="Times New Roman" w:cs="Times New Roman"/>
          <w:sz w:val="24"/>
        </w:rPr>
        <w:t xml:space="preserve">b-e). </w:t>
      </w:r>
    </w:p>
    <w:p w14:paraId="6BCECEA6" w14:textId="77777777" w:rsidR="00907807" w:rsidRDefault="00907807">
      <w:pPr>
        <w:rPr>
          <w:rFonts w:ascii="Times New Roman" w:hAnsi="Times New Roman" w:cs="Times New Roman"/>
          <w:sz w:val="24"/>
        </w:rPr>
      </w:pPr>
    </w:p>
    <w:p w14:paraId="0C8579B1" w14:textId="48978D2E" w:rsidR="00907807" w:rsidRDefault="000A1646">
      <w:pPr>
        <w:rPr>
          <w:rFonts w:ascii="Times New Roman" w:hAnsi="Times New Roman" w:cs="Times New Roman"/>
          <w:sz w:val="24"/>
        </w:rPr>
      </w:pPr>
      <w:r>
        <w:rPr>
          <w:rFonts w:ascii="Times New Roman" w:hAnsi="Times New Roman" w:cs="Times New Roman"/>
          <w:sz w:val="24"/>
        </w:rPr>
        <w:t>In saline solution, CNT mats exhibited a water window ranging from -</w:t>
      </w:r>
      <w:r>
        <w:rPr>
          <w:rFonts w:ascii="Times New Roman" w:hAnsi="Times New Roman" w:cs="Times New Roman" w:hint="eastAsia"/>
          <w:sz w:val="24"/>
        </w:rPr>
        <w:t>1.</w:t>
      </w:r>
      <w:r>
        <w:rPr>
          <w:rFonts w:ascii="Times New Roman" w:hAnsi="Times New Roman" w:cs="Times New Roman"/>
          <w:sz w:val="24"/>
          <w:lang w:val="en-AU"/>
        </w:rPr>
        <w:t>2</w:t>
      </w:r>
      <w:r>
        <w:rPr>
          <w:rFonts w:ascii="Times New Roman" w:hAnsi="Times New Roman" w:cs="Times New Roman" w:hint="eastAsia"/>
          <w:sz w:val="24"/>
        </w:rPr>
        <w:t>5</w:t>
      </w:r>
      <w:r>
        <w:rPr>
          <w:rFonts w:ascii="Times New Roman" w:hAnsi="Times New Roman" w:cs="Times New Roman"/>
          <w:sz w:val="24"/>
        </w:rPr>
        <w:t xml:space="preserve">V to </w:t>
      </w:r>
      <w:r>
        <w:rPr>
          <w:rFonts w:ascii="Times New Roman" w:hAnsi="Times New Roman" w:cs="Times New Roman"/>
          <w:sz w:val="24"/>
          <w:lang w:val="en-AU"/>
        </w:rPr>
        <w:t>0.95</w:t>
      </w:r>
      <w:r>
        <w:rPr>
          <w:rFonts w:ascii="Times New Roman" w:hAnsi="Times New Roman" w:cs="Times New Roman"/>
          <w:sz w:val="24"/>
        </w:rPr>
        <w:t xml:space="preserve"> V. </w:t>
      </w:r>
      <w:r>
        <w:rPr>
          <w:rFonts w:ascii="Times New Roman" w:hAnsi="Times New Roman" w:cs="Times New Roman"/>
          <w:sz w:val="24"/>
          <w:lang w:val="en-AU"/>
        </w:rPr>
        <w:t>NUNCD</w:t>
      </w:r>
      <w:r>
        <w:rPr>
          <w:rFonts w:ascii="Times New Roman" w:hAnsi="Times New Roman" w:cs="Times New Roman"/>
          <w:sz w:val="24"/>
        </w:rPr>
        <w:t>/CNT electrodes deposited at 550-750 °C demonstrated a slightly broader water window of -</w:t>
      </w:r>
      <w:r>
        <w:rPr>
          <w:rFonts w:ascii="Times New Roman" w:hAnsi="Times New Roman" w:cs="Times New Roman" w:hint="eastAsia"/>
          <w:sz w:val="24"/>
        </w:rPr>
        <w:t>1.</w:t>
      </w:r>
      <w:r>
        <w:rPr>
          <w:rFonts w:ascii="Times New Roman" w:hAnsi="Times New Roman" w:cs="Times New Roman"/>
          <w:sz w:val="24"/>
          <w:lang w:val="en-AU"/>
        </w:rPr>
        <w:t>3</w:t>
      </w:r>
      <w:r>
        <w:rPr>
          <w:rFonts w:ascii="Times New Roman" w:hAnsi="Times New Roman" w:cs="Times New Roman" w:hint="eastAsia"/>
          <w:sz w:val="24"/>
        </w:rPr>
        <w:t>5</w:t>
      </w:r>
      <w:r>
        <w:rPr>
          <w:rFonts w:ascii="Times New Roman" w:hAnsi="Times New Roman" w:cs="Times New Roman"/>
          <w:sz w:val="24"/>
        </w:rPr>
        <w:t xml:space="preserve"> V and </w:t>
      </w:r>
      <w:r>
        <w:rPr>
          <w:rFonts w:ascii="Times New Roman" w:hAnsi="Times New Roman" w:cs="Times New Roman" w:hint="eastAsia"/>
          <w:sz w:val="24"/>
        </w:rPr>
        <w:t>1.</w:t>
      </w:r>
      <w:r>
        <w:rPr>
          <w:rFonts w:ascii="Times New Roman" w:hAnsi="Times New Roman" w:cs="Times New Roman"/>
          <w:sz w:val="24"/>
          <w:lang w:val="en-AU"/>
        </w:rPr>
        <w:t>15</w:t>
      </w:r>
      <w:r>
        <w:rPr>
          <w:rFonts w:ascii="Times New Roman" w:hAnsi="Times New Roman" w:cs="Times New Roman"/>
          <w:sz w:val="24"/>
        </w:rPr>
        <w:t>V, similar to reported values for NUNCD/</w:t>
      </w:r>
      <w:proofErr w:type="spellStart"/>
      <w:r>
        <w:rPr>
          <w:rFonts w:ascii="Times New Roman" w:hAnsi="Times New Roman" w:cs="Times New Roman"/>
          <w:sz w:val="24"/>
        </w:rPr>
        <w:t>Si</w:t>
      </w:r>
      <w:proofErr w:type="spellEnd"/>
      <w:del w:id="272" w:author="Sorel De Leon Vergara" w:date="2025-09-28T15:19:00Z" w16du:dateUtc="2025-09-28T05:19:00Z">
        <w:r w:rsidDel="00610E48">
          <w:rPr>
            <w:rFonts w:ascii="Times New Roman" w:hAnsi="Times New Roman" w:cs="Times New Roman"/>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&lt;EndNote&gt;&lt;Cite&gt;&lt;Author&gt;Garrett&lt;/Author&gt;&lt;Year&gt;2012&lt;/Year&gt;&lt;RecNum&gt;49&lt;/RecNum&gt;&lt;DisplayText&gt;[68]&lt;/DisplayText&gt;&lt;record&gt;&lt;rec-number&gt;49&lt;/rec-number&gt;&lt;foreign-keys&gt;&lt;key app="EN" db-id="2rrpazwaferdrnezvfhxvxsyrzp5dzp25dtd" timestamp="1697878494"&gt;49&lt;/key&gt;&lt;/foreign-keys&gt;&lt;ref-type name="Journal Article"&gt;17&lt;/ref-type&gt;&lt;contributors&gt;&lt;authors&gt;&lt;author&gt;Garrett, D. J.&lt;/author&gt;&lt;author&gt;Ganesan, K.&lt;/author&gt;&lt;author&gt;Stacey, A.&lt;/author&gt;&lt;author&gt;Fox, K.&lt;/author&gt;&lt;author&gt;Meffin, H.&lt;/author&gt;&lt;author&gt;Prawer, S.&lt;/author&gt;&lt;/authors&gt;&lt;/contributors&gt;&lt;auth-address&gt;Univ Melbourne, Sch Phys, Melbourne, Vic 3010, Australia&amp;#xD;Univ Melbourne, Victorian Res Lab, Melbourne, Vic 3010, Australia&amp;#xD;Univ Melbourne, Dept Elect &amp;amp; Elect Engn, Melbourne, Vic 3010, Australia&lt;/auth-address&gt;&lt;titles&gt;&lt;title&gt;Ultra-nanocrystalline diamond electrodes: optimization towards neural stimulation applications&lt;/title&gt;&lt;secondary-title&gt;Journal of Neural Engineering&lt;/secondary-title&gt;&lt;alt-title&gt;J Neural Eng&lt;/alt-title&gt;&lt;/titles&gt;&lt;periodical&gt;&lt;full-title&gt;Journal of Neural Engineering&lt;/full-title&gt;&lt;abbr-1&gt;J Neural Eng&lt;/abbr-1&gt;&lt;/periodical&gt;&lt;alt-periodical&gt;&lt;full-title&gt;Journal of Neural Engineering&lt;/full-title&gt;&lt;abbr-1&gt;J Neural Eng&lt;/abbr-1&gt;&lt;/alt-periodical&gt;&lt;volume&gt;9&lt;/volume&gt;&lt;number&gt;1&lt;/number&gt;&lt;keywords&gt;&lt;keyword&gt;x-ray photoelectron&lt;/keyword&gt;&lt;keyword&gt;ultrananocrystalline diamond&lt;/keyword&gt;&lt;keyword&gt;electrical-stimulation&lt;/keyword&gt;&lt;keyword&gt;iridium oxide&lt;/keyword&gt;&lt;keyword&gt;carbon&lt;/keyword&gt;&lt;keyword&gt;film&lt;/keyword&gt;&lt;keyword&gt;spectroscopy&lt;/keyword&gt;&lt;keyword&gt;biocompatibility&lt;/keyword&gt;&lt;keyword&gt;interface&lt;/keyword&gt;&lt;keyword&gt;growth&lt;/keyword&gt;&lt;/keywords&gt;&lt;dates&gt;&lt;year&gt;2012&lt;/year&gt;&lt;pub-dates&gt;&lt;date&gt;Feb&lt;/date&gt;&lt;/pub-dates&gt;&lt;/dates&gt;&lt;isbn&gt;1741-2560&lt;/isbn&gt;&lt;accession-num&gt;WOS:000300618700004&lt;/accession-num&gt;&lt;urls&gt;&lt;related-urls&gt;&lt;url&gt;&amp;lt;Go to ISI&amp;gt;://WOS:000300618700004&lt;/url&gt;&lt;/related-urls&gt;&lt;/urls&gt;&lt;electronic-resource-num&gt;Artn 016002&amp;#xD;10.1088/1741-2560/9/1/016002&lt;/electronic-resource-num&gt;&lt;language&gt;English&lt;/language&gt;&lt;/record&gt;&lt;/Cite&gt;&lt;/EndNote&gt;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[68]</w:t>
      </w:r>
      <w:r>
        <w:rPr>
          <w:rFonts w:ascii="Times New Roman" w:hAnsi="Times New Roman" w:cs="Times New Roman"/>
          <w:sz w:val="24"/>
        </w:rPr>
        <w:fldChar w:fldCharType="end"/>
      </w:r>
      <w:ins w:id="273" w:author="Sorel De Leon Vergara" w:date="2025-09-28T15:19:00Z" w16du:dateUtc="2025-09-28T05:19:00Z">
        <w:r w:rsidR="00335DE4">
          <w:rPr>
            <w:rFonts w:ascii="Times New Roman" w:hAnsi="Times New Roman" w:cs="Times New Roman"/>
            <w:sz w:val="24"/>
          </w:rPr>
          <w:t>.</w:t>
        </w:r>
      </w:ins>
      <w:r>
        <w:rPr>
          <w:rFonts w:ascii="Times New Roman" w:hAnsi="Times New Roman" w:cs="Times New Roman"/>
          <w:sz w:val="24"/>
        </w:rPr>
        <w:t xml:space="preserve"> For subsequent CIC calculations, we used a window of </w:t>
      </w:r>
      <w:r>
        <w:rPr>
          <w:rFonts w:ascii="Times New Roman" w:hAnsi="Times New Roman" w:cs="Times New Roman"/>
          <w:sz w:val="24"/>
          <w:lang w:val="en-AU"/>
        </w:rPr>
        <w:t>0.9</w:t>
      </w:r>
      <w:r>
        <w:rPr>
          <w:rFonts w:ascii="Times New Roman" w:hAnsi="Times New Roman" w:cs="Times New Roman"/>
          <w:sz w:val="24"/>
        </w:rPr>
        <w:t xml:space="preserve"> V for</w:t>
      </w:r>
      <w:r>
        <w:rPr>
          <w:rFonts w:ascii="Times New Roman" w:hAnsi="Times New Roman" w:cs="Times New Roman"/>
          <w:sz w:val="24"/>
          <w:lang w:val="en-AU"/>
        </w:rPr>
        <w:t xml:space="preserve"> </w:t>
      </w:r>
      <w:r>
        <w:rPr>
          <w:rFonts w:ascii="Times New Roman" w:hAnsi="Times New Roman" w:cs="Times New Roman"/>
          <w:sz w:val="24"/>
        </w:rPr>
        <w:t xml:space="preserve">CNT and </w:t>
      </w:r>
      <w:r>
        <w:rPr>
          <w:rFonts w:ascii="Times New Roman" w:hAnsi="Times New Roman" w:cs="Times New Roman"/>
          <w:sz w:val="24"/>
          <w:lang w:val="en-AU"/>
        </w:rPr>
        <w:t xml:space="preserve">1.1 V for </w:t>
      </w:r>
      <w:r>
        <w:rPr>
          <w:rFonts w:ascii="Times New Roman" w:hAnsi="Times New Roman" w:cs="Times New Roman"/>
          <w:sz w:val="24"/>
        </w:rPr>
        <w:t xml:space="preserve">NUNCD/CNT. </w:t>
      </w:r>
    </w:p>
    <w:p w14:paraId="06EC545D" w14:textId="77777777" w:rsidR="00907807" w:rsidRDefault="00907807">
      <w:pPr>
        <w:rPr>
          <w:rFonts w:ascii="Times New Roman" w:hAnsi="Times New Roman" w:cs="Times New Roman"/>
          <w:sz w:val="24"/>
        </w:rPr>
      </w:pPr>
    </w:p>
    <w:p w14:paraId="212CD8DB" w14:textId="77777777" w:rsidR="00907807" w:rsidRDefault="000A1646">
      <w:pPr>
        <w:rPr>
          <w:rFonts w:ascii="Times New Roman" w:hAnsi="Times New Roman" w:cs="Times New Roman"/>
          <w:sz w:val="24"/>
        </w:rPr>
      </w:pPr>
      <w:commentRangeStart w:id="274"/>
      <w:commentRangeStart w:id="275"/>
      <w:r>
        <w:rPr>
          <w:rFonts w:ascii="Times New Roman" w:hAnsi="Times New Roman" w:cs="Times New Roman"/>
          <w:sz w:val="24"/>
        </w:rPr>
        <w:t>Electrochemical capacitance was quantified by performing CVs in saline between -0.1 V and 0.1 V at varying scanning rates (</w:t>
      </w:r>
      <w:r>
        <w:rPr>
          <w:rFonts w:ascii="Times New Roman" w:hAnsi="Times New Roman" w:cs="Times New Roman" w:hint="eastAsia"/>
          <w:sz w:val="24"/>
        </w:rPr>
        <w:t>Figure</w:t>
      </w:r>
      <w:r>
        <w:rPr>
          <w:rFonts w:ascii="Times New Roman" w:hAnsi="Times New Roman" w:cs="Times New Roman"/>
          <w:sz w:val="24"/>
        </w:rPr>
        <w:t xml:space="preserve"> </w:t>
      </w:r>
      <w:r>
        <w:rPr>
          <w:rFonts w:ascii="Times New Roman" w:hAnsi="Times New Roman" w:cs="Times New Roman" w:hint="eastAsia"/>
          <w:sz w:val="24"/>
        </w:rPr>
        <w:t>3</w:t>
      </w:r>
      <w:r>
        <w:rPr>
          <w:rFonts w:ascii="Times New Roman" w:hAnsi="Times New Roman" w:cs="Times New Roman"/>
          <w:sz w:val="24"/>
        </w:rPr>
        <w:t>b,c). Capacitance values were extracted by linearly fitting current amplitude at 0 V versus the scan rate (</w:t>
      </w:r>
      <w:r>
        <w:rPr>
          <w:rFonts w:ascii="Times New Roman" w:hAnsi="Times New Roman" w:cs="Times New Roman" w:hint="eastAsia"/>
          <w:sz w:val="24"/>
        </w:rPr>
        <w:t>Figure</w:t>
      </w:r>
      <w:r>
        <w:rPr>
          <w:rFonts w:ascii="Times New Roman" w:hAnsi="Times New Roman" w:cs="Times New Roman"/>
          <w:sz w:val="24"/>
        </w:rPr>
        <w:t xml:space="preserve"> </w:t>
      </w:r>
      <w:r>
        <w:rPr>
          <w:rFonts w:ascii="Times New Roman" w:hAnsi="Times New Roman" w:cs="Times New Roman" w:hint="eastAsia"/>
          <w:sz w:val="24"/>
        </w:rPr>
        <w:t>3</w:t>
      </w:r>
      <w:r>
        <w:rPr>
          <w:rFonts w:ascii="Times New Roman" w:hAnsi="Times New Roman" w:cs="Times New Roman"/>
          <w:sz w:val="24"/>
        </w:rPr>
        <w:t>d), following established protocols</w:t>
      </w:r>
      <w:commentRangeEnd w:id="274"/>
      <w:r>
        <w:commentReference w:id="274"/>
      </w:r>
      <w:commentRangeEnd w:id="275"/>
      <w:r w:rsidR="00784BAC">
        <w:rPr>
          <w:rStyle w:val="CommentReference"/>
        </w:rPr>
        <w:commentReference w:id="275"/>
      </w:r>
      <w:r>
        <w:rPr>
          <w:rFonts w:ascii="Times New Roman" w:hAnsi="Times New Roman" w:cs="Times New Roman" w:hint="eastAsia"/>
          <w:sz w:val="24"/>
        </w:rPr>
        <w:t>.</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&lt;EndNote&gt;&lt;Cite&gt;&lt;Author&gt;Garrett&lt;/Author&gt;&lt;Year&gt;2012&lt;/Year&gt;&lt;RecNum&gt;49&lt;/RecNum&gt;&lt;DisplayText&gt;[68]&lt;/DisplayText&gt;&lt;record&gt;&lt;rec-number&gt;49&lt;/rec-number&gt;&lt;foreign-keys&gt;&lt;key app="EN" db-id="2rrpazwaferdrnezvfhxvxsyrzp5dzp25dtd" timestamp="1697878494"&gt;49&lt;/key&gt;&lt;/foreign-keys&gt;&lt;ref-type name="Journal Article"&gt;17&lt;/ref-type&gt;&lt;contributors&gt;&lt;authors&gt;&lt;author&gt;Garrett, D. J.&lt;/author&gt;&lt;author&gt;Ganesan, K.&lt;/author&gt;&lt;author&gt;Stacey, A.&lt;/author&gt;&lt;author&gt;Fox, K.&lt;/author&gt;&lt;author&gt;Meffin, H.&lt;/author&gt;&lt;author&gt;Prawer, S.&lt;/author&gt;&lt;/authors&gt;&lt;/contributors&gt;&lt;auth-address&gt;Univ Melbourne, Sch Phys, Melbourne, Vic 3010, Australia&amp;#xD;Univ Melbourne, Victorian Res Lab, Melbourne, Vic 3010, Australia&amp;#xD;Univ Melbourne, Dept Elect &amp;amp; Elect Engn, Melbourne, Vic 3010, Australia&lt;/auth-address&gt;&lt;titles&gt;&lt;title&gt;Ultra-nanocrystalline diamond electrodes: optimization towards neural stimulation applications&lt;/title&gt;&lt;secondary-title&gt;Journal of Neural Engineering&lt;/secondary-title&gt;&lt;alt-title&gt;J Neural Eng&lt;/alt-title&gt;&lt;/titles&gt;&lt;periodical&gt;&lt;full-title&gt;Journal of Neural Engineering&lt;/full-title&gt;&lt;abbr-1&gt;J Neural Eng&lt;/abbr-1&gt;&lt;/periodical&gt;&lt;alt-periodical&gt;&lt;full-title&gt;Journal of Neural Engineering&lt;/full-title&gt;&lt;abbr-1&gt;J Neural Eng&lt;/abbr-1&gt;&lt;/alt-periodical&gt;&lt;volume&gt;9&lt;/volume&gt;&lt;number&gt;1&lt;/number&gt;&lt;keywords&gt;&lt;keyword&gt;x-ray photoelectron&lt;/keyword&gt;&lt;keyword&gt;ultrananocrystalline diamond&lt;/keyword&gt;&lt;keyword&gt;electrical-stimulation&lt;/keyword&gt;&lt;keyword&gt;iridium oxide&lt;/keyword&gt;&lt;keyword&gt;carbon&lt;/keyword&gt;&lt;keyword&gt;film&lt;/keyword&gt;&lt;keyword&gt;spectroscopy&lt;/keyword&gt;&lt;keyword&gt;biocompatibility&lt;/keyword&gt;&lt;keyword&gt;interface&lt;/keyword&gt;&lt;keyword&gt;growth&lt;/keyword&gt;&lt;/keywords&gt;&lt;dates&gt;&lt;year&gt;2012&lt;/year&gt;&lt;pub-dates&gt;&lt;date&gt;Feb&lt;/date&gt;&lt;/pub-dates&gt;&lt;/dates&gt;&lt;isbn&gt;1741-2560&lt;/isbn&gt;&lt;accession-num&gt;WOS:000300618700004&lt;/accession-num&gt;&lt;urls&gt;&lt;related-urls&gt;&lt;url&gt;&amp;lt;Go to ISI&amp;gt;://WOS:000300618700004&lt;/url&gt;&lt;/related-urls&gt;&lt;/urls&gt;&lt;electronic-resource-num&gt;Artn 016002&amp;#xD;10.1088/1741-2560/9/1/016002&lt;/electronic-resource-num&gt;&lt;language&gt;English&lt;/language&gt;&lt;/record&gt;&lt;/Cite&gt;&lt;/EndNote&gt;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[68]</w:t>
      </w:r>
      <w:r>
        <w:rPr>
          <w:rFonts w:ascii="Times New Roman" w:hAnsi="Times New Roman" w:cs="Times New Roman"/>
          <w:sz w:val="24"/>
        </w:rPr>
        <w:fldChar w:fldCharType="end"/>
      </w:r>
      <w:r>
        <w:rPr>
          <w:rFonts w:ascii="Times New Roman" w:hAnsi="Times New Roman" w:cs="Times New Roman" w:hint="eastAsia"/>
          <w:sz w:val="24"/>
        </w:rPr>
        <w:t xml:space="preserve"> </w:t>
      </w:r>
      <w:r>
        <w:rPr>
          <w:rFonts w:ascii="Times New Roman" w:hAnsi="Times New Roman" w:cs="Times New Roman"/>
          <w:sz w:val="24"/>
        </w:rPr>
        <w:t>Among NUNCD/CNT deposited at various temperatures, 750 °C NUNCD/CNT exhibited the highest capacitance (</w:t>
      </w:r>
      <w:r>
        <w:rPr>
          <w:rFonts w:ascii="Times New Roman" w:hAnsi="Times New Roman" w:cs="Times New Roman" w:hint="eastAsia"/>
          <w:sz w:val="24"/>
        </w:rPr>
        <w:t>Figure</w:t>
      </w:r>
      <w:r>
        <w:rPr>
          <w:rFonts w:ascii="Times New Roman" w:hAnsi="Times New Roman" w:cs="Times New Roman"/>
          <w:sz w:val="24"/>
        </w:rPr>
        <w:t xml:space="preserve"> S3). Given that 750 °C NUNCD/CNT also showed morphology most like NUNCD/Si, </w:t>
      </w:r>
      <w:commentRangeStart w:id="276"/>
      <w:commentRangeStart w:id="277"/>
      <w:r>
        <w:rPr>
          <w:rFonts w:ascii="Times New Roman" w:hAnsi="Times New Roman" w:cs="Times New Roman"/>
          <w:sz w:val="24"/>
        </w:rPr>
        <w:t xml:space="preserve">we selected the 750 °C NUNCD/CNT as the representative sample (hereafter referred to as </w:t>
      </w:r>
      <w:r>
        <w:rPr>
          <w:rFonts w:ascii="Times New Roman" w:hAnsi="Times New Roman" w:cs="Times New Roman"/>
          <w:sz w:val="24"/>
          <w:lang w:val="en-AU"/>
        </w:rPr>
        <w:t>NUNCD</w:t>
      </w:r>
      <w:r>
        <w:rPr>
          <w:rFonts w:ascii="Times New Roman" w:hAnsi="Times New Roman" w:cs="Times New Roman"/>
          <w:sz w:val="24"/>
        </w:rPr>
        <w:t xml:space="preserve">/CNT) </w:t>
      </w:r>
      <w:commentRangeEnd w:id="276"/>
      <w:r>
        <w:commentReference w:id="276"/>
      </w:r>
      <w:commentRangeEnd w:id="277"/>
      <w:r w:rsidR="00784BAC">
        <w:rPr>
          <w:rStyle w:val="CommentReference"/>
        </w:rPr>
        <w:commentReference w:id="277"/>
      </w:r>
      <w:r>
        <w:rPr>
          <w:rFonts w:ascii="Times New Roman" w:hAnsi="Times New Roman" w:cs="Times New Roman"/>
          <w:sz w:val="24"/>
        </w:rPr>
        <w:t>for further analysis.</w:t>
      </w:r>
      <w:r>
        <w:rPr>
          <w:rFonts w:ascii="Times New Roman" w:hAnsi="Times New Roman" w:cs="Times New Roman" w:hint="eastAsia"/>
          <w:sz w:val="24"/>
        </w:rPr>
        <w:t xml:space="preserve"> </w:t>
      </w:r>
    </w:p>
    <w:p w14:paraId="4EEAA412" w14:textId="77777777" w:rsidR="00907807" w:rsidRDefault="00907807">
      <w:pPr>
        <w:rPr>
          <w:rFonts w:ascii="Times New Roman" w:hAnsi="Times New Roman" w:cs="Times New Roman"/>
          <w:sz w:val="24"/>
        </w:rPr>
      </w:pPr>
    </w:p>
    <w:p w14:paraId="08FD49F4" w14:textId="790FEE68" w:rsidR="00907807" w:rsidRDefault="000A1646">
      <w:pPr>
        <w:rPr>
          <w:rFonts w:ascii="Times New Roman" w:hAnsi="Times New Roman" w:cs="Times New Roman"/>
          <w:sz w:val="24"/>
          <w:lang w:val="en-AU"/>
        </w:rPr>
      </w:pPr>
      <w:commentRangeStart w:id="278"/>
      <w:commentRangeStart w:id="279"/>
      <w:r>
        <w:rPr>
          <w:rFonts w:ascii="Times New Roman" w:hAnsi="Times New Roman" w:cs="Times New Roman"/>
          <w:sz w:val="24"/>
        </w:rPr>
        <w:t xml:space="preserve">CIC was calculated as the product of the water window and the electrochemical capacitance. </w:t>
      </w:r>
      <w:commentRangeEnd w:id="278"/>
      <w:r>
        <w:commentReference w:id="278"/>
      </w:r>
      <w:commentRangeEnd w:id="279"/>
      <w:r w:rsidR="00784BAC">
        <w:rPr>
          <w:rStyle w:val="CommentReference"/>
        </w:rPr>
        <w:commentReference w:id="279"/>
      </w:r>
      <w:r>
        <w:rPr>
          <w:rFonts w:ascii="Times New Roman" w:hAnsi="Times New Roman" w:cs="Times New Roman"/>
          <w:sz w:val="24"/>
        </w:rPr>
        <w:t xml:space="preserve">As shown in </w:t>
      </w:r>
      <w:r>
        <w:rPr>
          <w:rFonts w:ascii="Times New Roman" w:hAnsi="Times New Roman" w:cs="Times New Roman" w:hint="eastAsia"/>
          <w:sz w:val="24"/>
        </w:rPr>
        <w:t>Figure</w:t>
      </w:r>
      <w:r>
        <w:rPr>
          <w:rFonts w:ascii="Times New Roman" w:hAnsi="Times New Roman" w:cs="Times New Roman"/>
          <w:sz w:val="24"/>
        </w:rPr>
        <w:t xml:space="preserve"> </w:t>
      </w:r>
      <w:r>
        <w:rPr>
          <w:rFonts w:ascii="Times New Roman" w:hAnsi="Times New Roman" w:cs="Times New Roman" w:hint="eastAsia"/>
          <w:sz w:val="24"/>
        </w:rPr>
        <w:t>3e</w:t>
      </w:r>
      <w:r>
        <w:rPr>
          <w:rFonts w:ascii="Times New Roman" w:hAnsi="Times New Roman" w:cs="Times New Roman"/>
          <w:sz w:val="24"/>
        </w:rPr>
        <w:t>, NUNCD/CNT exhibited a significantly higher CIC (</w:t>
      </w:r>
      <w:r>
        <w:rPr>
          <w:rFonts w:ascii="Times New Roman" w:hAnsi="Times New Roman" w:cs="Times New Roman" w:hint="eastAsia"/>
          <w:sz w:val="24"/>
        </w:rPr>
        <w:t>17.2</w:t>
      </w:r>
      <w:r>
        <w:rPr>
          <w:rFonts w:ascii="Times New Roman" w:hAnsi="Times New Roman" w:cs="Times New Roman" w:hint="eastAsia"/>
          <w:sz w:val="24"/>
        </w:rPr>
        <w:t>±</w:t>
      </w:r>
      <w:r>
        <w:rPr>
          <w:rFonts w:ascii="Times New Roman" w:hAnsi="Times New Roman" w:cs="Times New Roman" w:hint="eastAsia"/>
          <w:sz w:val="24"/>
        </w:rPr>
        <w:t>3.9</w:t>
      </w:r>
      <w:r>
        <w:rPr>
          <w:rFonts w:ascii="Times New Roman" w:hAnsi="Times New Roman" w:cs="Times New Roman"/>
          <w:sz w:val="24"/>
        </w:rPr>
        <w:t xml:space="preserve"> mC/cm</w:t>
      </w:r>
      <w:r>
        <w:rPr>
          <w:rFonts w:ascii="Times New Roman" w:hAnsi="Times New Roman" w:cs="Times New Roman"/>
          <w:sz w:val="24"/>
          <w:vertAlign w:val="superscript"/>
        </w:rPr>
        <w:t>2</w:t>
      </w:r>
      <w:r>
        <w:rPr>
          <w:rFonts w:ascii="Times New Roman" w:hAnsi="Times New Roman" w:cs="Times New Roman"/>
          <w:sz w:val="24"/>
        </w:rPr>
        <w:t>) compared to both uncoated CNT (</w:t>
      </w:r>
      <w:r>
        <w:rPr>
          <w:rFonts w:ascii="Times New Roman" w:hAnsi="Times New Roman" w:cs="Times New Roman" w:hint="eastAsia"/>
          <w:sz w:val="24"/>
        </w:rPr>
        <w:t>10.2</w:t>
      </w:r>
      <w:r>
        <w:rPr>
          <w:rFonts w:ascii="Times New Roman" w:hAnsi="Times New Roman" w:cs="Times New Roman" w:hint="eastAsia"/>
          <w:sz w:val="24"/>
        </w:rPr>
        <w:t>±</w:t>
      </w:r>
      <w:r>
        <w:rPr>
          <w:rFonts w:ascii="Times New Roman" w:hAnsi="Times New Roman" w:cs="Times New Roman" w:hint="eastAsia"/>
          <w:sz w:val="24"/>
        </w:rPr>
        <w:t xml:space="preserve">0.5 </w:t>
      </w:r>
      <w:r>
        <w:rPr>
          <w:rFonts w:ascii="Times New Roman" w:hAnsi="Times New Roman" w:cs="Times New Roman"/>
          <w:sz w:val="24"/>
        </w:rPr>
        <w:t>mC/cm</w:t>
      </w:r>
      <w:r>
        <w:rPr>
          <w:rFonts w:ascii="Times New Roman" w:hAnsi="Times New Roman" w:cs="Times New Roman"/>
          <w:sz w:val="24"/>
          <w:vertAlign w:val="superscript"/>
        </w:rPr>
        <w:t>2</w:t>
      </w:r>
      <w:r>
        <w:rPr>
          <w:rFonts w:ascii="Times New Roman" w:hAnsi="Times New Roman" w:cs="Times New Roman"/>
          <w:sz w:val="24"/>
        </w:rPr>
        <w:t>) and NUNCD/</w:t>
      </w:r>
      <w:proofErr w:type="spellStart"/>
      <w:r>
        <w:rPr>
          <w:rFonts w:ascii="Times New Roman" w:hAnsi="Times New Roman" w:cs="Times New Roman"/>
          <w:sz w:val="24"/>
        </w:rPr>
        <w:t>Si</w:t>
      </w:r>
      <w:proofErr w:type="spellEnd"/>
      <w:r>
        <w:rPr>
          <w:rFonts w:ascii="Times New Roman" w:hAnsi="Times New Roman" w:cs="Times New Roman"/>
          <w:sz w:val="24"/>
        </w:rPr>
        <w:t xml:space="preserve"> (</w:t>
      </w:r>
      <w:r>
        <w:rPr>
          <w:rFonts w:ascii="Times New Roman" w:hAnsi="Times New Roman" w:cs="Times New Roman" w:hint="eastAsia"/>
          <w:sz w:val="24"/>
        </w:rPr>
        <w:t>4.1</w:t>
      </w:r>
      <w:r>
        <w:rPr>
          <w:rFonts w:ascii="Times New Roman" w:hAnsi="Times New Roman" w:cs="Times New Roman" w:hint="eastAsia"/>
          <w:sz w:val="24"/>
        </w:rPr>
        <w:t>±</w:t>
      </w:r>
      <w:r>
        <w:rPr>
          <w:rFonts w:ascii="Times New Roman" w:hAnsi="Times New Roman" w:cs="Times New Roman" w:hint="eastAsia"/>
          <w:sz w:val="24"/>
        </w:rPr>
        <w:t xml:space="preserve">0.1 </w:t>
      </w:r>
      <w:r>
        <w:rPr>
          <w:rFonts w:ascii="Times New Roman" w:hAnsi="Times New Roman" w:cs="Times New Roman"/>
          <w:sz w:val="24"/>
        </w:rPr>
        <w:t>mC/cm</w:t>
      </w:r>
      <w:r>
        <w:rPr>
          <w:rFonts w:ascii="Times New Roman" w:hAnsi="Times New Roman" w:cs="Times New Roman"/>
          <w:sz w:val="24"/>
          <w:vertAlign w:val="superscript"/>
        </w:rPr>
        <w:t>2</w:t>
      </w:r>
      <w:r>
        <w:rPr>
          <w:rFonts w:ascii="Times New Roman" w:hAnsi="Times New Roman" w:cs="Times New Roman"/>
          <w:sz w:val="24"/>
        </w:rPr>
        <w:t>). To our knowledge, this represents the highest CIC value reported for an NUNCD-based electrode to date</w:t>
      </w:r>
      <w:r>
        <w:rPr>
          <w:rFonts w:ascii="Times New Roman" w:hAnsi="Times New Roman" w:cs="Times New Roman" w:hint="eastAsia"/>
          <w:sz w:val="24"/>
        </w:rPr>
        <w:t xml:space="preserve">, which </w:t>
      </w:r>
      <w:r>
        <w:rPr>
          <w:rFonts w:ascii="Times New Roman" w:hAnsi="Times New Roman" w:cs="Times New Roman"/>
          <w:sz w:val="24"/>
        </w:rPr>
        <w:t xml:space="preserve">is also </w:t>
      </w:r>
      <w:r>
        <w:rPr>
          <w:rFonts w:ascii="Times New Roman" w:hAnsi="Times New Roman" w:cs="Times New Roman" w:hint="eastAsia"/>
          <w:sz w:val="24"/>
        </w:rPr>
        <w:t>two</w:t>
      </w:r>
      <w:r>
        <w:rPr>
          <w:rFonts w:ascii="Times New Roman" w:hAnsi="Times New Roman" w:cs="Times New Roman"/>
          <w:sz w:val="24"/>
        </w:rPr>
        <w:t xml:space="preserve"> orders of magnitude larger than a conventional Pt electrode, which has a CIC of ~</w:t>
      </w:r>
      <w:ins w:id="280" w:author="Wei Tong" w:date="2025-09-28T12:48:00Z" w16du:dateUtc="2025-09-28T02:48:00Z">
        <w:r w:rsidR="00784BAC">
          <w:rPr>
            <w:rFonts w:ascii="Times New Roman" w:hAnsi="Times New Roman" w:cs="Times New Roman"/>
            <w:sz w:val="24"/>
          </w:rPr>
          <w:t>0.15</w:t>
        </w:r>
      </w:ins>
      <w:del w:id="281" w:author="Wei Tong" w:date="2025-09-28T12:48:00Z" w16du:dateUtc="2025-09-28T02:48:00Z">
        <w:r w:rsidDel="00784BAC">
          <w:rPr>
            <w:rFonts w:ascii="Times New Roman" w:hAnsi="Times New Roman" w:cs="Times New Roman"/>
            <w:sz w:val="24"/>
          </w:rPr>
          <w:delText>150</w:delText>
        </w:r>
      </w:del>
      <w:r>
        <w:rPr>
          <w:rFonts w:ascii="Times New Roman" w:hAnsi="Times New Roman" w:cs="Times New Roman"/>
          <w:sz w:val="24"/>
        </w:rPr>
        <w:t xml:space="preserve"> </w:t>
      </w:r>
      <w:ins w:id="282" w:author="Wei Tong" w:date="2025-09-28T12:48:00Z" w16du:dateUtc="2025-09-28T02:48:00Z">
        <w:r w:rsidR="00784BAC">
          <w:rPr>
            <w:rFonts w:ascii="Times New Roman" w:hAnsi="Times New Roman" w:cs="Times New Roman"/>
            <w:sz w:val="24"/>
          </w:rPr>
          <w:t>m</w:t>
        </w:r>
      </w:ins>
      <w:del w:id="283" w:author="Wei Tong" w:date="2025-09-28T12:48:00Z" w16du:dateUtc="2025-09-28T02:48:00Z">
        <w:r w:rsidDel="00784BAC">
          <w:rPr>
            <w:rFonts w:ascii="Times New Roman" w:hAnsi="Times New Roman" w:cs="Times New Roman"/>
            <w:sz w:val="24"/>
          </w:rPr>
          <w:delText>µ</w:delText>
        </w:r>
      </w:del>
      <w:r>
        <w:rPr>
          <w:rFonts w:ascii="Times New Roman" w:hAnsi="Times New Roman" w:cs="Times New Roman"/>
          <w:sz w:val="24"/>
        </w:rPr>
        <w:t>C/cm</w:t>
      </w:r>
      <w:r>
        <w:rPr>
          <w:rFonts w:ascii="Times New Roman" w:hAnsi="Times New Roman" w:cs="Times New Roman"/>
          <w:sz w:val="24"/>
          <w:vertAlign w:val="superscript"/>
        </w:rPr>
        <w:t>2</w:t>
      </w:r>
      <w:del w:id="284" w:author="Sorel De Leon Vergara" w:date="2025-09-28T15:19:00Z" w16du:dateUtc="2025-09-28T05:19:00Z">
        <w:r w:rsidDel="00335DE4">
          <w:rPr>
            <w:rFonts w:ascii="Times New Roman" w:hAnsi="Times New Roman" w:cs="Times New Roman"/>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&lt;EndNote&gt;&lt;Cite&gt;&lt;Author&gt;Leung&lt;/Author&gt;&lt;Year&gt;2015&lt;/Year&gt;&lt;RecNum&gt;211&lt;/RecNum&gt;&lt;DisplayText&gt;[82]&lt;/DisplayText&gt;&lt;record&gt;&lt;rec-number&gt;211&lt;/rec-number&gt;&lt;foreign-keys&gt;&lt;key app="EN" db-id="2rrpazwaferdrnezvfhxvxsyrzp5dzp25dtd" timestamp="1752343900"&gt;211&lt;/key&gt;&lt;/foreign-keys&gt;&lt;ref-type name="Journal Article"&gt;17&lt;/ref-type&gt;&lt;contributors&gt;&lt;authors&gt;&lt;author&gt;R. T. Leung&lt;/author&gt;&lt;author&gt;M. N. Shivdasani&lt;/author&gt;&lt;author&gt;D. A. X. Nayagam&lt;/author&gt;&lt;author&gt;R. K. Shepherd&lt;/author&gt;&lt;/authors&gt;&lt;/contributors&gt;&lt;titles&gt;&lt;title&gt;In Vivo and In Vitro Comparison of the Charge Injection Capacity of Platinum Macroelectrodes&lt;/title&gt;&lt;secondary-title&gt;IEEE Transactions on Biomedical Engineering&lt;/secondary-title&gt;&lt;/titles&gt;&lt;periodical&gt;&lt;full-title&gt;IEEE Transactions on Biomedical Engineering&lt;/full-title&gt;&lt;/periodical&gt;&lt;pages&gt;849-857&lt;/pages&gt;&lt;volume&gt;62&lt;/volume&gt;&lt;number&gt;3&lt;/number&gt;&lt;dates&gt;&lt;year&gt;2015&lt;/year&gt;&lt;/dates&gt;&lt;isbn&gt;1558-2531&lt;/isbn&gt;&lt;urls&gt;&lt;/urls&gt;&lt;electronic-resource-num&gt;10.1109/TBME.2014.2366514&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[82]</w:t>
      </w:r>
      <w:r>
        <w:rPr>
          <w:rFonts w:ascii="Times New Roman" w:hAnsi="Times New Roman" w:cs="Times New Roman"/>
          <w:sz w:val="24"/>
        </w:rPr>
        <w:fldChar w:fldCharType="end"/>
      </w:r>
      <w:ins w:id="285" w:author="Sorel De Leon Vergara" w:date="2025-09-28T15:19:00Z" w16du:dateUtc="2025-09-28T05:19:00Z">
        <w:r w:rsidR="00335DE4">
          <w:rPr>
            <w:rFonts w:ascii="Times New Roman" w:hAnsi="Times New Roman" w:cs="Times New Roman"/>
            <w:sz w:val="24"/>
          </w:rPr>
          <w:t>.</w:t>
        </w:r>
      </w:ins>
      <w:r>
        <w:rPr>
          <w:rFonts w:ascii="Times New Roman" w:hAnsi="Times New Roman" w:cs="Times New Roman"/>
          <w:sz w:val="24"/>
        </w:rPr>
        <w:t xml:space="preserve"> </w:t>
      </w:r>
    </w:p>
    <w:p w14:paraId="6666D66F" w14:textId="77777777" w:rsidR="00907807" w:rsidRDefault="00907807">
      <w:pPr>
        <w:rPr>
          <w:rFonts w:ascii="Times New Roman" w:hAnsi="Times New Roman" w:cs="Times New Roman"/>
          <w:sz w:val="24"/>
        </w:rPr>
      </w:pPr>
    </w:p>
    <w:p w14:paraId="03EB3B7D" w14:textId="77777777" w:rsidR="00907807" w:rsidRDefault="000A1646">
      <w:pPr>
        <w:rPr>
          <w:rFonts w:ascii="Times New Roman" w:hAnsi="Times New Roman" w:cs="Times New Roman"/>
          <w:sz w:val="24"/>
        </w:rPr>
      </w:pPr>
      <w:bookmarkStart w:id="286" w:name="OLE_LINK46"/>
      <w:r>
        <w:rPr>
          <w:rFonts w:ascii="Times New Roman" w:hAnsi="Times New Roman" w:cs="Times New Roman" w:hint="eastAsia"/>
          <w:sz w:val="24"/>
        </w:rPr>
        <w:t>The e</w:t>
      </w:r>
      <w:r>
        <w:rPr>
          <w:rFonts w:ascii="Times New Roman" w:hAnsi="Times New Roman" w:cs="Times New Roman"/>
          <w:sz w:val="24"/>
        </w:rPr>
        <w:t>lectrochemical stability of the electrodes</w:t>
      </w:r>
      <w:r>
        <w:rPr>
          <w:rFonts w:ascii="Times New Roman" w:hAnsi="Times New Roman" w:cs="Times New Roman" w:hint="eastAsia"/>
          <w:sz w:val="24"/>
        </w:rPr>
        <w:t xml:space="preserve"> w</w:t>
      </w:r>
      <w:r>
        <w:rPr>
          <w:rFonts w:ascii="Times New Roman" w:hAnsi="Times New Roman" w:cs="Times New Roman"/>
          <w:sz w:val="24"/>
        </w:rPr>
        <w:t>as</w:t>
      </w:r>
      <w:r>
        <w:rPr>
          <w:rFonts w:ascii="Times New Roman" w:hAnsi="Times New Roman" w:cs="Times New Roman" w:hint="eastAsia"/>
          <w:sz w:val="24"/>
        </w:rPr>
        <w:t xml:space="preserve"> subsequently examined</w:t>
      </w:r>
      <w:r>
        <w:rPr>
          <w:rFonts w:ascii="Times New Roman" w:hAnsi="Times New Roman" w:cs="Times New Roman"/>
          <w:sz w:val="24"/>
        </w:rPr>
        <w:t xml:space="preserve"> by subjecting them to 900 CV cycles in saline between -1 V and 1 V</w:t>
      </w:r>
      <w:r>
        <w:rPr>
          <w:rFonts w:ascii="Times New Roman" w:hAnsi="Times New Roman" w:cs="Times New Roman" w:hint="eastAsia"/>
          <w:sz w:val="24"/>
        </w:rPr>
        <w:t xml:space="preserve"> range as shown in Figure 3h.</w:t>
      </w:r>
      <w:r>
        <w:rPr>
          <w:rFonts w:ascii="Times New Roman" w:hAnsi="Times New Roman" w:cs="Times New Roman"/>
          <w:sz w:val="24"/>
        </w:rPr>
        <w:t xml:space="preserve"> CIC was remeasured every 100 cycles. Uncoated CNT electrodes exhibited a progressive increase in capacitance, reflected by the expanding CV area, reaching approximately 120% of their initial value after 900 cycles. This was accompanied by </w:t>
      </w:r>
      <w:r>
        <w:rPr>
          <w:rFonts w:ascii="Times New Roman" w:hAnsi="Times New Roman" w:cs="Times New Roman"/>
          <w:sz w:val="24"/>
        </w:rPr>
        <w:lastRenderedPageBreak/>
        <w:t>visible swelling of the CNT mats due to electrolyte infiltration and</w:t>
      </w:r>
      <w:r>
        <w:rPr>
          <w:rFonts w:ascii="Times New Roman" w:hAnsi="Times New Roman" w:cs="Times New Roman" w:hint="eastAsia"/>
          <w:sz w:val="24"/>
        </w:rPr>
        <w:t xml:space="preserve"> </w:t>
      </w:r>
      <w:r>
        <w:rPr>
          <w:rFonts w:ascii="Times New Roman" w:hAnsi="Times New Roman" w:cs="Times New Roman"/>
          <w:sz w:val="24"/>
        </w:rPr>
        <w:t>morphological changes (</w:t>
      </w:r>
      <w:r>
        <w:rPr>
          <w:rFonts w:ascii="Times New Roman" w:hAnsi="Times New Roman" w:cs="Times New Roman" w:hint="eastAsia"/>
          <w:sz w:val="24"/>
        </w:rPr>
        <w:t>Figure</w:t>
      </w:r>
      <w:r>
        <w:rPr>
          <w:rFonts w:ascii="Times New Roman" w:hAnsi="Times New Roman" w:cs="Times New Roman"/>
          <w:sz w:val="24"/>
        </w:rPr>
        <w:t xml:space="preserve"> </w:t>
      </w:r>
      <w:r>
        <w:rPr>
          <w:rFonts w:ascii="Times New Roman" w:hAnsi="Times New Roman" w:cs="Times New Roman" w:hint="eastAsia"/>
          <w:sz w:val="24"/>
        </w:rPr>
        <w:t>3i</w:t>
      </w:r>
      <w:r>
        <w:rPr>
          <w:rFonts w:ascii="Times New Roman" w:hAnsi="Times New Roman" w:cs="Times New Roman"/>
          <w:sz w:val="24"/>
        </w:rPr>
        <w:t xml:space="preserve">). Such structural inflation could be problematic for chronic implants as micromotion and volumetric shifts may alter the electrode/neuron distance or even damage surrounding tissue. </w:t>
      </w:r>
    </w:p>
    <w:p w14:paraId="5A5FC265" w14:textId="77777777" w:rsidR="00907807" w:rsidRDefault="00907807">
      <w:pPr>
        <w:rPr>
          <w:rFonts w:ascii="Times New Roman" w:hAnsi="Times New Roman" w:cs="Times New Roman"/>
          <w:sz w:val="24"/>
        </w:rPr>
      </w:pPr>
    </w:p>
    <w:p w14:paraId="4A9B78C7" w14:textId="77777777" w:rsidR="00907807" w:rsidRDefault="000A1646">
      <w:pPr>
        <w:rPr>
          <w:rFonts w:ascii="Times New Roman" w:hAnsi="Times New Roman" w:cs="Times New Roman"/>
          <w:sz w:val="24"/>
        </w:rPr>
      </w:pPr>
      <w:r>
        <w:rPr>
          <w:rFonts w:ascii="Times New Roman" w:hAnsi="Times New Roman" w:cs="Times New Roman"/>
          <w:sz w:val="24"/>
        </w:rPr>
        <w:t xml:space="preserve">In contrast, NUNCD/CNT remained electrochemically stable throughout this </w:t>
      </w:r>
      <w:r>
        <w:rPr>
          <w:rFonts w:ascii="Times New Roman" w:hAnsi="Times New Roman" w:cs="Times New Roman" w:hint="eastAsia"/>
          <w:sz w:val="24"/>
        </w:rPr>
        <w:t>process</w:t>
      </w:r>
      <w:r>
        <w:rPr>
          <w:rFonts w:ascii="Times New Roman" w:hAnsi="Times New Roman" w:cs="Times New Roman"/>
          <w:sz w:val="24"/>
        </w:rPr>
        <w:t xml:space="preserve">. CV curves showed minimal change across cycles, and the </w:t>
      </w:r>
      <w:r>
        <w:rPr>
          <w:rFonts w:ascii="Times New Roman" w:hAnsi="Times New Roman" w:cs="Times New Roman" w:hint="eastAsia"/>
          <w:sz w:val="24"/>
        </w:rPr>
        <w:t xml:space="preserve">average </w:t>
      </w:r>
      <w:r>
        <w:rPr>
          <w:rFonts w:ascii="Times New Roman" w:hAnsi="Times New Roman" w:cs="Times New Roman"/>
          <w:sz w:val="24"/>
        </w:rPr>
        <w:t xml:space="preserve">CIC varied by less </w:t>
      </w:r>
      <w:r>
        <w:rPr>
          <w:rFonts w:ascii="Times New Roman" w:hAnsi="Times New Roman" w:cs="Times New Roman" w:hint="eastAsia"/>
          <w:sz w:val="24"/>
        </w:rPr>
        <w:t>than 6.6</w:t>
      </w:r>
      <w:r>
        <w:rPr>
          <w:rFonts w:ascii="Times New Roman" w:hAnsi="Times New Roman" w:cs="Times New Roman"/>
          <w:sz w:val="24"/>
        </w:rPr>
        <w:t xml:space="preserve">% over the course of 900 cycles. No delamination or surface degradation was observed, highlighting the robustness of the </w:t>
      </w:r>
      <w:r>
        <w:rPr>
          <w:rFonts w:ascii="Times New Roman" w:hAnsi="Times New Roman" w:cs="Times New Roman"/>
          <w:sz w:val="24"/>
          <w:lang w:val="en-AU"/>
        </w:rPr>
        <w:t>NUNCD</w:t>
      </w:r>
      <w:r>
        <w:rPr>
          <w:rFonts w:ascii="Times New Roman" w:hAnsi="Times New Roman" w:cs="Times New Roman"/>
          <w:sz w:val="24"/>
        </w:rPr>
        <w:t xml:space="preserve"> coating and its potential for long-term neural stimulation applications. </w:t>
      </w:r>
      <w:bookmarkEnd w:id="286"/>
    </w:p>
    <w:p w14:paraId="11BD643B" w14:textId="77777777" w:rsidR="00907807" w:rsidRDefault="00907807">
      <w:pPr>
        <w:rPr>
          <w:rFonts w:ascii="Times New Roman" w:hAnsi="Times New Roman" w:cs="Times New Roman"/>
          <w:sz w:val="24"/>
        </w:rPr>
      </w:pPr>
    </w:p>
    <w:p w14:paraId="0727E279" w14:textId="77777777" w:rsidR="00907807" w:rsidRDefault="000A1646">
      <w:pPr>
        <w:rPr>
          <w:rFonts w:ascii="Times New Roman" w:hAnsi="Times New Roman" w:cs="Times New Roman"/>
          <w:sz w:val="24"/>
        </w:rPr>
      </w:pPr>
      <w:commentRangeStart w:id="287"/>
      <w:r>
        <w:rPr>
          <w:rFonts w:ascii="Times New Roman" w:hAnsi="Times New Roman" w:cs="Times New Roman"/>
          <w:sz w:val="24"/>
          <w:lang w:val="en-AU"/>
        </w:rPr>
        <w:t>Figure S5a-b showed that CNT electrode exhibited a slightly lower impedance at 1kHz (399</w:t>
      </w:r>
      <w:r>
        <w:rPr>
          <w:rFonts w:ascii="Times New Roman" w:hAnsi="Times New Roman" w:cs="Times New Roman" w:hint="eastAsia"/>
          <w:sz w:val="24"/>
        </w:rPr>
        <w:t>±</w:t>
      </w:r>
      <w:r>
        <w:rPr>
          <w:rFonts w:ascii="Times New Roman" w:hAnsi="Times New Roman" w:cs="Times New Roman" w:hint="eastAsia"/>
          <w:sz w:val="24"/>
        </w:rPr>
        <w:t>41.8</w:t>
      </w:r>
      <w:r>
        <w:rPr>
          <w:rFonts w:ascii="Times New Roman" w:hAnsi="Times New Roman" w:cs="Times New Roman"/>
          <w:sz w:val="24"/>
          <w:lang w:val="en-AU"/>
        </w:rPr>
        <w:t>)</w:t>
      </w:r>
      <w:r>
        <w:rPr>
          <w:rFonts w:ascii="Times New Roman" w:hAnsi="Times New Roman" w:cs="Times New Roman" w:hint="eastAsia"/>
          <w:sz w:val="24"/>
        </w:rPr>
        <w:t xml:space="preserve"> Ohm</w:t>
      </w:r>
      <w:r>
        <w:rPr>
          <w:rFonts w:ascii="Times New Roman" w:hAnsi="Times New Roman" w:cs="Times New Roman"/>
          <w:sz w:val="24"/>
          <w:lang w:val="en-AU"/>
        </w:rPr>
        <w:t xml:space="preserve"> than NUNCD/CNT electrodes</w:t>
      </w:r>
      <w:r>
        <w:rPr>
          <w:rFonts w:ascii="Times New Roman" w:hAnsi="Times New Roman" w:cs="Times New Roman" w:hint="eastAsia"/>
          <w:sz w:val="24"/>
        </w:rPr>
        <w:t xml:space="preserve"> (426</w:t>
      </w:r>
      <w:r>
        <w:rPr>
          <w:rFonts w:ascii="Times New Roman" w:hAnsi="Times New Roman" w:cs="Times New Roman" w:hint="eastAsia"/>
          <w:sz w:val="24"/>
        </w:rPr>
        <w:t>±</w:t>
      </w:r>
      <w:r>
        <w:rPr>
          <w:rFonts w:ascii="Times New Roman" w:hAnsi="Times New Roman" w:cs="Times New Roman" w:hint="eastAsia"/>
          <w:sz w:val="24"/>
        </w:rPr>
        <w:t>16.9) Ohm</w:t>
      </w:r>
      <w:commentRangeEnd w:id="287"/>
      <w:r w:rsidR="00547098">
        <w:rPr>
          <w:rStyle w:val="CommentReference"/>
        </w:rPr>
        <w:commentReference w:id="287"/>
      </w:r>
      <w:r>
        <w:rPr>
          <w:rFonts w:ascii="Times New Roman" w:hAnsi="Times New Roman" w:cs="Times New Roman"/>
          <w:sz w:val="24"/>
          <w:lang w:val="en-AU"/>
        </w:rPr>
        <w:t>.</w:t>
      </w:r>
      <w:r>
        <w:rPr>
          <w:rFonts w:ascii="Times New Roman" w:hAnsi="Times New Roman" w:cs="Times New Roman" w:hint="eastAsia"/>
          <w:sz w:val="24"/>
        </w:rPr>
        <w:t xml:space="preserve"> While NUNCD/CNT electrodes displayed a slightly better impedance stability than CNT electrodes (Figure S5c), </w:t>
      </w:r>
      <w:r>
        <w:rPr>
          <w:rFonts w:ascii="Times New Roman" w:hAnsi="Times New Roman" w:cs="Times New Roman"/>
          <w:sz w:val="24"/>
        </w:rPr>
        <w:t>with</w:t>
      </w:r>
      <w:r>
        <w:rPr>
          <w:rFonts w:ascii="Times New Roman" w:hAnsi="Times New Roman" w:cs="Times New Roman" w:hint="eastAsia"/>
          <w:sz w:val="24"/>
        </w:rPr>
        <w:t xml:space="preserve"> the average</w:t>
      </w:r>
      <w:r>
        <w:rPr>
          <w:rFonts w:ascii="Times New Roman" w:hAnsi="Times New Roman" w:cs="Times New Roman"/>
          <w:sz w:val="24"/>
        </w:rPr>
        <w:t xml:space="preserve"> </w:t>
      </w:r>
      <w:r>
        <w:rPr>
          <w:rFonts w:ascii="Times New Roman" w:hAnsi="Times New Roman" w:cs="Times New Roman" w:hint="eastAsia"/>
          <w:sz w:val="24"/>
        </w:rPr>
        <w:t>impedance variation</w:t>
      </w:r>
      <w:r>
        <w:rPr>
          <w:rFonts w:ascii="Times New Roman" w:hAnsi="Times New Roman" w:cs="Times New Roman"/>
          <w:sz w:val="24"/>
        </w:rPr>
        <w:t xml:space="preserve"> remaining within </w:t>
      </w:r>
      <w:r>
        <w:rPr>
          <w:rFonts w:ascii="Times New Roman" w:hAnsi="Times New Roman" w:cs="Times New Roman" w:hint="eastAsia"/>
          <w:sz w:val="24"/>
        </w:rPr>
        <w:t>4.2</w:t>
      </w:r>
      <w:r>
        <w:rPr>
          <w:rFonts w:ascii="Times New Roman" w:hAnsi="Times New Roman" w:cs="Times New Roman"/>
          <w:sz w:val="24"/>
        </w:rPr>
        <w:t xml:space="preserve">% of </w:t>
      </w:r>
      <w:r>
        <w:rPr>
          <w:rFonts w:ascii="Times New Roman" w:hAnsi="Times New Roman" w:cs="Times New Roman" w:hint="eastAsia"/>
          <w:sz w:val="24"/>
        </w:rPr>
        <w:t>its</w:t>
      </w:r>
      <w:r>
        <w:rPr>
          <w:rFonts w:ascii="Times New Roman" w:hAnsi="Times New Roman" w:cs="Times New Roman"/>
          <w:sz w:val="24"/>
        </w:rPr>
        <w:t xml:space="preserve"> initial after 900 CV cycles, indicating its suitability for prolonged neural </w:t>
      </w:r>
      <w:r>
        <w:rPr>
          <w:rFonts w:ascii="Times New Roman" w:hAnsi="Times New Roman" w:cs="Times New Roman" w:hint="eastAsia"/>
          <w:sz w:val="24"/>
        </w:rPr>
        <w:t>recording</w:t>
      </w:r>
      <w:r>
        <w:rPr>
          <w:rFonts w:ascii="Times New Roman" w:hAnsi="Times New Roman" w:cs="Times New Roman"/>
          <w:sz w:val="24"/>
          <w:lang w:val="en-AU"/>
        </w:rPr>
        <w:t xml:space="preserve"> applications</w:t>
      </w:r>
      <w:r>
        <w:rPr>
          <w:rFonts w:ascii="Times New Roman" w:hAnsi="Times New Roman" w:cs="Times New Roman"/>
          <w:sz w:val="24"/>
        </w:rPr>
        <w:t xml:space="preserve">. </w:t>
      </w:r>
    </w:p>
    <w:p w14:paraId="2435A1DD" w14:textId="77777777" w:rsidR="00907807" w:rsidDel="005D74F6" w:rsidRDefault="00907807">
      <w:pPr>
        <w:rPr>
          <w:del w:id="288" w:author="Wei Tong" w:date="2025-09-28T12:49:00Z" w16du:dateUtc="2025-09-28T02:49:00Z"/>
          <w:rFonts w:ascii="Times New Roman" w:hAnsi="Times New Roman" w:cs="Times New Roman"/>
          <w:sz w:val="24"/>
        </w:rPr>
      </w:pPr>
    </w:p>
    <w:p w14:paraId="7B89384D" w14:textId="77777777" w:rsidR="00907807" w:rsidDel="005D74F6" w:rsidRDefault="00907807">
      <w:pPr>
        <w:rPr>
          <w:del w:id="289" w:author="Wei Tong" w:date="2025-09-28T12:49:00Z" w16du:dateUtc="2025-09-28T02:49:00Z"/>
          <w:rFonts w:ascii="Times New Roman" w:hAnsi="Times New Roman" w:cs="Times New Roman"/>
          <w:sz w:val="24"/>
        </w:rPr>
      </w:pPr>
    </w:p>
    <w:p w14:paraId="280910F8" w14:textId="77777777" w:rsidR="00907807" w:rsidDel="005D74F6" w:rsidRDefault="00907807">
      <w:pPr>
        <w:rPr>
          <w:del w:id="290" w:author="Wei Tong" w:date="2025-09-28T12:49:00Z" w16du:dateUtc="2025-09-28T02:49:00Z"/>
          <w:rFonts w:ascii="Times New Roman" w:hAnsi="Times New Roman" w:cs="Times New Roman"/>
          <w:sz w:val="24"/>
        </w:rPr>
      </w:pPr>
    </w:p>
    <w:p w14:paraId="103A6BE1" w14:textId="77777777" w:rsidR="00907807" w:rsidDel="005D74F6" w:rsidRDefault="00907807">
      <w:pPr>
        <w:rPr>
          <w:del w:id="291" w:author="Wei Tong" w:date="2025-09-28T12:49:00Z" w16du:dateUtc="2025-09-28T02:49:00Z"/>
          <w:rFonts w:ascii="Times New Roman" w:hAnsi="Times New Roman" w:cs="Times New Roman"/>
          <w:sz w:val="24"/>
        </w:rPr>
      </w:pPr>
    </w:p>
    <w:p w14:paraId="7320AD64" w14:textId="77777777" w:rsidR="00907807" w:rsidDel="005D74F6" w:rsidRDefault="00907807">
      <w:pPr>
        <w:rPr>
          <w:del w:id="292" w:author="Wei Tong" w:date="2025-09-28T12:49:00Z" w16du:dateUtc="2025-09-28T02:49:00Z"/>
          <w:rFonts w:ascii="Times New Roman" w:hAnsi="Times New Roman" w:cs="Times New Roman"/>
          <w:sz w:val="24"/>
        </w:rPr>
      </w:pPr>
    </w:p>
    <w:p w14:paraId="021CE3F7" w14:textId="77777777" w:rsidR="00907807" w:rsidRDefault="00907807">
      <w:pPr>
        <w:rPr>
          <w:rFonts w:ascii="Times New Roman" w:hAnsi="Times New Roman" w:cs="Times New Roman"/>
          <w:sz w:val="24"/>
        </w:rPr>
      </w:pPr>
    </w:p>
    <w:p w14:paraId="2405829D" w14:textId="77777777" w:rsidR="00907807" w:rsidRDefault="00907807">
      <w:pPr>
        <w:rPr>
          <w:rFonts w:ascii="Times New Roman" w:hAnsi="Times New Roman" w:cs="Times New Roman"/>
          <w:sz w:val="24"/>
        </w:rPr>
      </w:pPr>
    </w:p>
    <w:p w14:paraId="6702C551" w14:textId="15A36F76" w:rsidR="00907807" w:rsidRDefault="000A1646">
      <w:pPr>
        <w:pStyle w:val="ListParagraph"/>
        <w:numPr>
          <w:ilvl w:val="1"/>
          <w:numId w:val="2"/>
        </w:numPr>
        <w:ind w:firstLineChars="0"/>
        <w:rPr>
          <w:rFonts w:ascii="Times New Roman" w:hAnsi="Times New Roman" w:cs="Times New Roman"/>
          <w:sz w:val="24"/>
        </w:rPr>
        <w:pPrChange w:id="293" w:author="Wei Tong" w:date="2025-09-28T12:43:00Z" w16du:dateUtc="2025-09-28T02:43:00Z">
          <w:pPr>
            <w:pStyle w:val="ListParagraph"/>
            <w:numPr>
              <w:ilvl w:val="1"/>
              <w:numId w:val="3"/>
            </w:numPr>
            <w:ind w:left="792" w:firstLineChars="0" w:hanging="432"/>
          </w:pPr>
        </w:pPrChange>
      </w:pPr>
      <w:r>
        <w:rPr>
          <w:rFonts w:ascii="Times New Roman" w:hAnsi="Times New Roman" w:cs="Times New Roman" w:hint="eastAsia"/>
          <w:b/>
          <w:bCs/>
          <w:sz w:val="24"/>
        </w:rPr>
        <w:t xml:space="preserve">Neural </w:t>
      </w:r>
      <w:ins w:id="294" w:author="Wei Tong" w:date="2025-09-28T13:05:00Z" w16du:dateUtc="2025-09-28T03:05:00Z">
        <w:r w:rsidR="006A18FC">
          <w:rPr>
            <w:rFonts w:ascii="Times New Roman" w:hAnsi="Times New Roman" w:cs="Times New Roman"/>
            <w:b/>
            <w:bCs/>
            <w:sz w:val="24"/>
          </w:rPr>
          <w:t>s</w:t>
        </w:r>
      </w:ins>
      <w:del w:id="295" w:author="Wei Tong" w:date="2025-09-28T13:05:00Z" w16du:dateUtc="2025-09-28T03:05:00Z">
        <w:r w:rsidDel="006A18FC">
          <w:rPr>
            <w:rFonts w:ascii="Times New Roman" w:hAnsi="Times New Roman" w:cs="Times New Roman" w:hint="eastAsia"/>
            <w:b/>
            <w:bCs/>
            <w:sz w:val="24"/>
          </w:rPr>
          <w:delText>S</w:delText>
        </w:r>
      </w:del>
      <w:r>
        <w:rPr>
          <w:rFonts w:ascii="Times New Roman" w:hAnsi="Times New Roman" w:cs="Times New Roman" w:hint="eastAsia"/>
          <w:b/>
          <w:bCs/>
          <w:sz w:val="24"/>
        </w:rPr>
        <w:t>timulation</w:t>
      </w:r>
      <w:r>
        <w:rPr>
          <w:rFonts w:ascii="Times New Roman" w:hAnsi="Times New Roman" w:cs="Times New Roman"/>
          <w:b/>
          <w:bCs/>
          <w:sz w:val="24"/>
          <w:lang w:val="en-AU"/>
        </w:rPr>
        <w:t xml:space="preserve"> and </w:t>
      </w:r>
      <w:ins w:id="296" w:author="Wei Tong" w:date="2025-09-28T13:05:00Z" w16du:dateUtc="2025-09-28T03:05:00Z">
        <w:r w:rsidR="006A18FC">
          <w:rPr>
            <w:rFonts w:ascii="Times New Roman" w:hAnsi="Times New Roman" w:cs="Times New Roman"/>
            <w:b/>
            <w:bCs/>
            <w:sz w:val="24"/>
            <w:lang w:val="en-AU"/>
          </w:rPr>
          <w:t>r</w:t>
        </w:r>
      </w:ins>
      <w:del w:id="297" w:author="Wei Tong" w:date="2025-09-28T13:05:00Z" w16du:dateUtc="2025-09-28T03:05:00Z">
        <w:r w:rsidDel="006A18FC">
          <w:rPr>
            <w:rFonts w:ascii="Times New Roman" w:hAnsi="Times New Roman" w:cs="Times New Roman"/>
            <w:b/>
            <w:bCs/>
            <w:sz w:val="24"/>
            <w:lang w:val="en-AU"/>
          </w:rPr>
          <w:delText>R</w:delText>
        </w:r>
      </w:del>
      <w:r>
        <w:rPr>
          <w:rFonts w:ascii="Times New Roman" w:hAnsi="Times New Roman" w:cs="Times New Roman"/>
          <w:b/>
          <w:bCs/>
          <w:sz w:val="24"/>
          <w:lang w:val="en-AU"/>
        </w:rPr>
        <w:t xml:space="preserve">ecording using NUNCD/CNT </w:t>
      </w:r>
      <w:ins w:id="298" w:author="Wei Tong" w:date="2025-09-28T13:05:00Z" w16du:dateUtc="2025-09-28T03:05:00Z">
        <w:r w:rsidR="006A18FC">
          <w:rPr>
            <w:rFonts w:ascii="Times New Roman" w:hAnsi="Times New Roman" w:cs="Times New Roman"/>
            <w:b/>
            <w:bCs/>
            <w:sz w:val="24"/>
            <w:lang w:val="en-AU"/>
          </w:rPr>
          <w:t>e</w:t>
        </w:r>
      </w:ins>
      <w:del w:id="299" w:author="Wei Tong" w:date="2025-09-28T13:04:00Z" w16du:dateUtc="2025-09-28T03:04:00Z">
        <w:r w:rsidDel="006A18FC">
          <w:rPr>
            <w:rFonts w:ascii="Times New Roman" w:hAnsi="Times New Roman" w:cs="Times New Roman"/>
            <w:b/>
            <w:bCs/>
            <w:sz w:val="24"/>
            <w:lang w:val="en-AU"/>
          </w:rPr>
          <w:delText>e</w:delText>
        </w:r>
      </w:del>
      <w:r>
        <w:rPr>
          <w:rFonts w:ascii="Times New Roman" w:hAnsi="Times New Roman" w:cs="Times New Roman"/>
          <w:b/>
          <w:bCs/>
          <w:sz w:val="24"/>
          <w:lang w:val="en-AU"/>
        </w:rPr>
        <w:t>lectrode</w:t>
      </w:r>
    </w:p>
    <w:p w14:paraId="7ECEF56E" w14:textId="77777777" w:rsidR="00907807" w:rsidRDefault="00907807">
      <w:pPr>
        <w:rPr>
          <w:rFonts w:ascii="Times New Roman" w:hAnsi="Times New Roman" w:cs="Times New Roman"/>
          <w:sz w:val="24"/>
          <w:lang w:val="en-AU"/>
        </w:rPr>
      </w:pPr>
    </w:p>
    <w:p w14:paraId="40277F9E" w14:textId="77777777" w:rsidR="00907807" w:rsidRDefault="00907807">
      <w:pPr>
        <w:rPr>
          <w:rFonts w:ascii="Times New Roman" w:hAnsi="Times New Roman" w:cs="Times New Roman"/>
          <w:sz w:val="24"/>
          <w:lang w:val="en-AU"/>
        </w:rPr>
      </w:pPr>
    </w:p>
    <w:p w14:paraId="41760EAD" w14:textId="77777777" w:rsidR="00907807" w:rsidRDefault="000A1646">
      <w:pPr>
        <w:rPr>
          <w:rFonts w:ascii="Times New Roman" w:hAnsi="Times New Roman" w:cs="Times New Roman"/>
          <w:sz w:val="24"/>
          <w:lang w:val="en-AU"/>
        </w:rPr>
      </w:pPr>
      <w:r>
        <w:rPr>
          <w:rFonts w:ascii="Times New Roman" w:hAnsi="Times New Roman" w:cs="Times New Roman"/>
          <w:sz w:val="24"/>
          <w:lang w:val="en-AU"/>
        </w:rPr>
        <w:t>Previous figure:</w:t>
      </w:r>
    </w:p>
    <w:p w14:paraId="0C9995C2" w14:textId="77777777" w:rsidR="00907807" w:rsidRDefault="000A1646">
      <w:pPr>
        <w:rPr>
          <w:rFonts w:ascii="Times New Roman" w:hAnsi="Times New Roman" w:cs="Times New Roman"/>
          <w:sz w:val="24"/>
          <w:lang w:val="en-AU"/>
        </w:rPr>
      </w:pPr>
      <w:r>
        <w:rPr>
          <w:rFonts w:ascii="Times New Roman" w:hAnsi="Times New Roman" w:cs="Times New Roman"/>
          <w:noProof/>
          <w:sz w:val="24"/>
          <w:lang w:val="en-AU"/>
        </w:rPr>
        <w:lastRenderedPageBreak/>
        <w:drawing>
          <wp:inline distT="0" distB="0" distL="114300" distR="114300" wp14:anchorId="42692570" wp14:editId="56CE1CBE">
            <wp:extent cx="5589270" cy="5571490"/>
            <wp:effectExtent l="0" t="0" r="11430" b="3810"/>
            <wp:docPr id="2" name="图片 2" descr="Figure-Stimulation-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Stimulation-recording"/>
                    <pic:cNvPicPr>
                      <a:picLocks noChangeAspect="1"/>
                    </pic:cNvPicPr>
                  </pic:nvPicPr>
                  <pic:blipFill>
                    <a:blip r:embed="rId16"/>
                    <a:stretch>
                      <a:fillRect/>
                    </a:stretch>
                  </pic:blipFill>
                  <pic:spPr>
                    <a:xfrm>
                      <a:off x="0" y="0"/>
                      <a:ext cx="5589270" cy="5571490"/>
                    </a:xfrm>
                    <a:prstGeom prst="rect">
                      <a:avLst/>
                    </a:prstGeom>
                  </pic:spPr>
                </pic:pic>
              </a:graphicData>
            </a:graphic>
          </wp:inline>
        </w:drawing>
      </w:r>
    </w:p>
    <w:p w14:paraId="4026CFEB" w14:textId="77777777" w:rsidR="00907807" w:rsidRDefault="00907807">
      <w:pPr>
        <w:rPr>
          <w:rFonts w:ascii="Times New Roman" w:hAnsi="Times New Roman" w:cs="Times New Roman"/>
          <w:sz w:val="24"/>
          <w:lang w:val="en-AU"/>
        </w:rPr>
      </w:pPr>
    </w:p>
    <w:p w14:paraId="03835F75" w14:textId="77777777" w:rsidR="00907807" w:rsidRDefault="00907807">
      <w:pPr>
        <w:rPr>
          <w:rFonts w:ascii="Times New Roman" w:hAnsi="Times New Roman" w:cs="Times New Roman"/>
          <w:sz w:val="24"/>
          <w:lang w:val="en-AU"/>
        </w:rPr>
      </w:pPr>
    </w:p>
    <w:p w14:paraId="0116B1AD" w14:textId="77777777" w:rsidR="00907807" w:rsidRDefault="00907807">
      <w:pPr>
        <w:rPr>
          <w:rFonts w:ascii="Times New Roman" w:hAnsi="Times New Roman" w:cs="Times New Roman"/>
          <w:sz w:val="24"/>
          <w:lang w:val="en-AU"/>
        </w:rPr>
      </w:pPr>
    </w:p>
    <w:p w14:paraId="44C4A997" w14:textId="77777777" w:rsidR="00907807" w:rsidRDefault="00907807">
      <w:pPr>
        <w:rPr>
          <w:rFonts w:ascii="Times New Roman" w:hAnsi="Times New Roman" w:cs="Times New Roman"/>
          <w:sz w:val="24"/>
          <w:lang w:val="en-AU"/>
        </w:rPr>
      </w:pPr>
    </w:p>
    <w:p w14:paraId="28F5D410" w14:textId="77777777" w:rsidR="00907807" w:rsidRDefault="00907807">
      <w:pPr>
        <w:rPr>
          <w:rFonts w:ascii="Times New Roman" w:hAnsi="Times New Roman" w:cs="Times New Roman"/>
          <w:sz w:val="24"/>
          <w:lang w:val="en-AU"/>
        </w:rPr>
      </w:pPr>
    </w:p>
    <w:p w14:paraId="1C8692B9" w14:textId="77777777" w:rsidR="00907807" w:rsidRDefault="00907807">
      <w:pPr>
        <w:rPr>
          <w:rFonts w:ascii="Times New Roman" w:hAnsi="Times New Roman" w:cs="Times New Roman"/>
          <w:sz w:val="24"/>
          <w:lang w:val="en-AU"/>
        </w:rPr>
      </w:pPr>
    </w:p>
    <w:p w14:paraId="33EF4F24" w14:textId="77777777" w:rsidR="00907807" w:rsidRDefault="00907807">
      <w:pPr>
        <w:rPr>
          <w:rFonts w:ascii="Times New Roman" w:hAnsi="Times New Roman" w:cs="Times New Roman"/>
          <w:sz w:val="24"/>
          <w:lang w:val="en-AU"/>
        </w:rPr>
      </w:pPr>
    </w:p>
    <w:p w14:paraId="426DA617" w14:textId="77777777" w:rsidR="00907807" w:rsidRDefault="00907807">
      <w:pPr>
        <w:rPr>
          <w:rFonts w:ascii="Times New Roman" w:hAnsi="Times New Roman" w:cs="Times New Roman"/>
          <w:sz w:val="24"/>
          <w:lang w:val="en-AU"/>
        </w:rPr>
      </w:pPr>
    </w:p>
    <w:p w14:paraId="68266533" w14:textId="77777777" w:rsidR="00907807" w:rsidRDefault="00907807">
      <w:pPr>
        <w:rPr>
          <w:rFonts w:ascii="Times New Roman" w:hAnsi="Times New Roman" w:cs="Times New Roman"/>
          <w:sz w:val="24"/>
          <w:lang w:val="en-AU"/>
        </w:rPr>
      </w:pPr>
    </w:p>
    <w:p w14:paraId="6CAAB509" w14:textId="77777777" w:rsidR="00907807" w:rsidRDefault="00907807">
      <w:pPr>
        <w:rPr>
          <w:rFonts w:ascii="Times New Roman" w:hAnsi="Times New Roman" w:cs="Times New Roman"/>
          <w:sz w:val="24"/>
          <w:lang w:val="en-AU"/>
        </w:rPr>
      </w:pPr>
    </w:p>
    <w:p w14:paraId="11B39747" w14:textId="77777777" w:rsidR="00907807" w:rsidRDefault="00907807">
      <w:pPr>
        <w:rPr>
          <w:rFonts w:ascii="Times New Roman" w:hAnsi="Times New Roman" w:cs="Times New Roman"/>
          <w:b/>
          <w:bCs/>
          <w:sz w:val="24"/>
        </w:rPr>
      </w:pPr>
    </w:p>
    <w:p w14:paraId="1C166E13" w14:textId="77777777" w:rsidR="00907807" w:rsidRDefault="00907807">
      <w:pPr>
        <w:rPr>
          <w:rFonts w:ascii="Times New Roman" w:hAnsi="Times New Roman" w:cs="Times New Roman"/>
          <w:b/>
          <w:bCs/>
          <w:sz w:val="24"/>
        </w:rPr>
      </w:pPr>
    </w:p>
    <w:p w14:paraId="2AD5620C" w14:textId="77777777" w:rsidR="00907807" w:rsidRDefault="00907807">
      <w:pPr>
        <w:rPr>
          <w:rFonts w:ascii="Times New Roman" w:hAnsi="Times New Roman" w:cs="Times New Roman"/>
          <w:b/>
          <w:bCs/>
          <w:sz w:val="24"/>
        </w:rPr>
      </w:pPr>
    </w:p>
    <w:p w14:paraId="5FA4D3CF" w14:textId="77777777" w:rsidR="00907807" w:rsidRDefault="000A1646">
      <w:pPr>
        <w:rPr>
          <w:rFonts w:ascii="Times New Roman" w:hAnsi="Times New Roman" w:cs="Times New Roman"/>
          <w:sz w:val="24"/>
          <w:lang w:val="en-AU"/>
        </w:rPr>
      </w:pPr>
      <w:r>
        <w:rPr>
          <w:rFonts w:ascii="Times New Roman" w:hAnsi="Times New Roman" w:cs="Times New Roman" w:hint="eastAsia"/>
          <w:b/>
          <w:bCs/>
          <w:noProof/>
          <w:sz w:val="24"/>
        </w:rPr>
        <w:lastRenderedPageBreak/>
        <w:drawing>
          <wp:inline distT="0" distB="0" distL="114300" distR="114300" wp14:anchorId="3C3183CF" wp14:editId="529A6D6C">
            <wp:extent cx="5365750" cy="5464810"/>
            <wp:effectExtent l="0" t="0" r="6350" b="8890"/>
            <wp:docPr id="3" name="图片 3" descr="Figure-Stimulation-recording-0927-two recording elctr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Stimulation-recording-0927-two recording elctrode"/>
                    <pic:cNvPicPr>
                      <a:picLocks noChangeAspect="1"/>
                    </pic:cNvPicPr>
                  </pic:nvPicPr>
                  <pic:blipFill>
                    <a:blip r:embed="rId17"/>
                    <a:stretch>
                      <a:fillRect/>
                    </a:stretch>
                  </pic:blipFill>
                  <pic:spPr>
                    <a:xfrm>
                      <a:off x="0" y="0"/>
                      <a:ext cx="5365750" cy="5464810"/>
                    </a:xfrm>
                    <a:prstGeom prst="rect">
                      <a:avLst/>
                    </a:prstGeom>
                  </pic:spPr>
                </pic:pic>
              </a:graphicData>
            </a:graphic>
          </wp:inline>
        </w:drawing>
      </w:r>
      <w:commentRangeStart w:id="300"/>
      <w:commentRangeStart w:id="301"/>
      <w:r>
        <w:rPr>
          <w:rFonts w:ascii="Times New Roman" w:hAnsi="Times New Roman" w:cs="Times New Roman" w:hint="eastAsia"/>
          <w:b/>
          <w:bCs/>
          <w:sz w:val="24"/>
        </w:rPr>
        <w:t>Figure 4</w:t>
      </w:r>
      <w:r>
        <w:rPr>
          <w:rFonts w:ascii="Times New Roman" w:hAnsi="Times New Roman" w:cs="Times New Roman"/>
          <w:b/>
          <w:bCs/>
          <w:sz w:val="24"/>
        </w:rPr>
        <w:t xml:space="preserve">. </w:t>
      </w:r>
      <w:r>
        <w:rPr>
          <w:rFonts w:ascii="Times New Roman" w:hAnsi="Times New Roman" w:cs="Times New Roman" w:hint="eastAsia"/>
          <w:b/>
          <w:bCs/>
          <w:sz w:val="24"/>
        </w:rPr>
        <w:t>Electrical stimulation of RGC and in vivo recording of local field potential with NUNCD/CNT</w:t>
      </w:r>
      <w:r>
        <w:rPr>
          <w:rFonts w:ascii="Times New Roman" w:hAnsi="Times New Roman" w:cs="Times New Roman"/>
          <w:b/>
          <w:bCs/>
          <w:sz w:val="24"/>
        </w:rPr>
        <w:t xml:space="preserve"> (deposited at 750 °C)</w:t>
      </w:r>
      <w:r>
        <w:rPr>
          <w:rFonts w:ascii="Times New Roman" w:hAnsi="Times New Roman" w:cs="Times New Roman" w:hint="eastAsia"/>
          <w:b/>
          <w:bCs/>
          <w:sz w:val="24"/>
        </w:rPr>
        <w:t xml:space="preserve"> stimulation and recording electrodes</w:t>
      </w:r>
      <w:commentRangeEnd w:id="300"/>
      <w:r w:rsidR="005D74F6">
        <w:rPr>
          <w:rStyle w:val="CommentReference"/>
        </w:rPr>
        <w:commentReference w:id="300"/>
      </w:r>
      <w:commentRangeEnd w:id="301"/>
      <w:r w:rsidR="00434484">
        <w:rPr>
          <w:rStyle w:val="CommentReference"/>
        </w:rPr>
        <w:commentReference w:id="301"/>
      </w:r>
      <w:r>
        <w:rPr>
          <w:rFonts w:ascii="Times New Roman" w:hAnsi="Times New Roman" w:cs="Times New Roman" w:hint="eastAsia"/>
          <w:sz w:val="24"/>
        </w:rPr>
        <w:t xml:space="preserve">. (a) </w:t>
      </w:r>
      <w:r>
        <w:rPr>
          <w:rFonts w:ascii="Times New Roman" w:hAnsi="Times New Roman" w:cs="Times New Roman"/>
          <w:sz w:val="24"/>
        </w:rPr>
        <w:t>Confocal image of calcium indicator stained RGC</w:t>
      </w:r>
      <w:r>
        <w:rPr>
          <w:rFonts w:ascii="Times New Roman" w:hAnsi="Times New Roman" w:cs="Times New Roman" w:hint="eastAsia"/>
          <w:sz w:val="24"/>
        </w:rPr>
        <w:t xml:space="preserve">, in which somas were identified. (b) Electrical stimulation </w:t>
      </w:r>
      <w:r>
        <w:rPr>
          <w:rFonts w:ascii="Times New Roman" w:hAnsi="Times New Roman" w:cs="Times New Roman"/>
          <w:sz w:val="24"/>
        </w:rPr>
        <w:t>amplitude profile and the corresponding fluorescence response of the marked RGCs (blue, orange, pink)</w:t>
      </w:r>
      <w:r>
        <w:rPr>
          <w:rFonts w:ascii="Times New Roman" w:hAnsi="Times New Roman" w:cs="Times New Roman" w:hint="eastAsia"/>
          <w:sz w:val="24"/>
        </w:rPr>
        <w:t>.</w:t>
      </w:r>
      <w:r>
        <w:rPr>
          <w:rFonts w:ascii="Times New Roman" w:hAnsi="Times New Roman" w:cs="Times New Roman"/>
          <w:sz w:val="24"/>
        </w:rPr>
        <w:t xml:space="preserve"> The black signal represents the intensity during epiretinal stimulation while the electrode was on the retina, and the red signal represents the same signal while stimulating from a 300 µm distance.</w:t>
      </w:r>
      <w:r>
        <w:rPr>
          <w:rFonts w:ascii="Times New Roman" w:hAnsi="Times New Roman" w:cs="Times New Roman" w:hint="eastAsia"/>
          <w:sz w:val="24"/>
        </w:rPr>
        <w:t xml:space="preserve"> (c) </w:t>
      </w:r>
      <w:r>
        <w:rPr>
          <w:rFonts w:ascii="Times New Roman" w:hAnsi="Times New Roman" w:cs="Times New Roman"/>
          <w:sz w:val="24"/>
        </w:rPr>
        <w:t>I</w:t>
      </w:r>
      <w:r>
        <w:rPr>
          <w:rFonts w:ascii="Times New Roman" w:hAnsi="Times New Roman" w:cs="Times New Roman" w:hint="eastAsia"/>
          <w:sz w:val="24"/>
        </w:rPr>
        <w:t>mage of the NUNCD/CNT electrode</w:t>
      </w:r>
      <w:r>
        <w:rPr>
          <w:rFonts w:ascii="Times New Roman" w:hAnsi="Times New Roman" w:cs="Times New Roman"/>
          <w:sz w:val="24"/>
        </w:rPr>
        <w:t xml:space="preserve"> with the active area of the electrode </w:t>
      </w:r>
      <w:r>
        <w:rPr>
          <w:rFonts w:ascii="Times New Roman" w:hAnsi="Times New Roman" w:cs="Times New Roman" w:hint="eastAsia"/>
          <w:sz w:val="24"/>
        </w:rPr>
        <w:t>indicated by a red circle.</w:t>
      </w:r>
      <w:r>
        <w:rPr>
          <w:rFonts w:ascii="Times New Roman" w:hAnsi="Times New Roman" w:cs="Times New Roman"/>
          <w:sz w:val="24"/>
          <w:lang w:val="en-AU"/>
        </w:rPr>
        <w:t xml:space="preserve"> </w:t>
      </w:r>
      <w:r>
        <w:rPr>
          <w:rFonts w:ascii="Times New Roman" w:hAnsi="Times New Roman" w:cs="Times New Roman"/>
          <w:sz w:val="24"/>
          <w:u w:val="single"/>
          <w:lang w:val="en-AU"/>
        </w:rPr>
        <w:t>(d) Recording of local field potential activity using NUNCD/CNT electrodes.</w:t>
      </w:r>
      <w:r>
        <w:rPr>
          <w:rFonts w:ascii="Times New Roman" w:hAnsi="Times New Roman" w:cs="Times New Roman"/>
          <w:sz w:val="24"/>
          <w:lang w:val="en-AU"/>
        </w:rPr>
        <w:t xml:space="preserve"> (e) Filtered local field potential (LFP) signals from two electrodes, showing slow oscillatory activity with amplitudes reaching ~1mV. Electrode #1 with vSNR of 4.1 and Electrode #2 with vSNR of 3.8. (f) Power spectrogram corresponding to the filtered signals in (e) reveal prominent activity below 10Hz (highlighted by the power density in red), a pattern commonly observed in anaesthetized recordings.</w:t>
      </w:r>
    </w:p>
    <w:p w14:paraId="3603545F" w14:textId="77777777" w:rsidR="00907807" w:rsidRDefault="00907807">
      <w:pPr>
        <w:rPr>
          <w:rFonts w:ascii="Times New Roman" w:hAnsi="Times New Roman" w:cs="Times New Roman"/>
          <w:sz w:val="24"/>
        </w:rPr>
      </w:pPr>
    </w:p>
    <w:p w14:paraId="24E1DA60" w14:textId="77777777" w:rsidR="00907807" w:rsidRDefault="00907807">
      <w:pPr>
        <w:rPr>
          <w:rFonts w:ascii="Times New Roman" w:hAnsi="Times New Roman" w:cs="Times New Roman"/>
          <w:sz w:val="24"/>
        </w:rPr>
      </w:pPr>
    </w:p>
    <w:p w14:paraId="0055B751" w14:textId="56C9DFCF" w:rsidR="00907807" w:rsidDel="006A18FC" w:rsidRDefault="005D74F6">
      <w:pPr>
        <w:rPr>
          <w:del w:id="302" w:author="Wei Tong" w:date="2025-09-28T12:54:00Z" w16du:dateUtc="2025-09-28T02:54:00Z"/>
          <w:rFonts w:ascii="Times New Roman" w:eastAsia="SimSun" w:hAnsi="Times New Roman" w:cs="Times New Roman"/>
          <w:sz w:val="24"/>
        </w:rPr>
      </w:pPr>
      <w:ins w:id="303" w:author="Wei Tong" w:date="2025-09-28T12:52:00Z" w16du:dateUtc="2025-09-28T02:52:00Z">
        <w:r>
          <w:rPr>
            <w:rFonts w:ascii="Times New Roman" w:eastAsia="SimSun" w:hAnsi="Times New Roman" w:cs="Times New Roman"/>
            <w:sz w:val="24"/>
          </w:rPr>
          <w:t xml:space="preserve">We fabricated NUNCD/CNT into </w:t>
        </w:r>
        <w:r>
          <w:rPr>
            <w:rFonts w:ascii="Times New Roman" w:eastAsia="SimSun" w:hAnsi="Times New Roman" w:cs="Times New Roman"/>
            <w:sz w:val="24"/>
            <w:lang w:val="en-AU"/>
          </w:rPr>
          <w:t>200 µm</w:t>
        </w:r>
        <w:r>
          <w:rPr>
            <w:rFonts w:ascii="Times New Roman" w:eastAsia="SimSun" w:hAnsi="Times New Roman" w:cs="Times New Roman"/>
            <w:sz w:val="24"/>
          </w:rPr>
          <w:t xml:space="preserve"> square-shaped electrode</w:t>
        </w:r>
      </w:ins>
      <w:ins w:id="304" w:author="Wei Tong" w:date="2025-09-28T12:55:00Z" w16du:dateUtc="2025-09-28T02:55:00Z">
        <w:r>
          <w:rPr>
            <w:rFonts w:ascii="Times New Roman" w:eastAsia="SimSun" w:hAnsi="Times New Roman" w:cs="Times New Roman"/>
            <w:sz w:val="24"/>
          </w:rPr>
          <w:t>s</w:t>
        </w:r>
      </w:ins>
      <w:ins w:id="305" w:author="Wei Tong" w:date="2025-09-28T12:52:00Z" w16du:dateUtc="2025-09-28T02:52:00Z">
        <w:r>
          <w:rPr>
            <w:rFonts w:ascii="Times New Roman" w:eastAsia="SimSun" w:hAnsi="Times New Roman" w:cs="Times New Roman"/>
            <w:sz w:val="24"/>
          </w:rPr>
          <w:t xml:space="preserve"> and </w:t>
        </w:r>
      </w:ins>
      <w:ins w:id="306" w:author="Wei Tong" w:date="2025-09-28T12:54:00Z" w16du:dateUtc="2025-09-28T02:54:00Z">
        <w:r>
          <w:rPr>
            <w:rFonts w:ascii="Times New Roman" w:eastAsia="SimSun" w:hAnsi="Times New Roman" w:cs="Times New Roman"/>
            <w:sz w:val="24"/>
          </w:rPr>
          <w:t>evaluated</w:t>
        </w:r>
      </w:ins>
      <w:ins w:id="307" w:author="Wei Tong" w:date="2025-09-28T12:53:00Z" w16du:dateUtc="2025-09-28T02:53:00Z">
        <w:r>
          <w:rPr>
            <w:rFonts w:ascii="Times New Roman" w:eastAsia="SimSun" w:hAnsi="Times New Roman" w:cs="Times New Roman"/>
            <w:sz w:val="24"/>
          </w:rPr>
          <w:t xml:space="preserve"> the potential of using the same electrodes for neural recording and stimulation</w:t>
        </w:r>
      </w:ins>
      <w:ins w:id="308" w:author="Wei Tong" w:date="2025-09-28T12:55:00Z" w16du:dateUtc="2025-09-28T02:55:00Z">
        <w:r>
          <w:rPr>
            <w:rFonts w:ascii="Times New Roman" w:eastAsia="SimSun" w:hAnsi="Times New Roman" w:cs="Times New Roman"/>
            <w:sz w:val="24"/>
          </w:rPr>
          <w:t xml:space="preserve"> (Figure 4a)</w:t>
        </w:r>
      </w:ins>
      <w:ins w:id="309" w:author="Wei Tong" w:date="2025-09-28T12:53:00Z" w16du:dateUtc="2025-09-28T02:53:00Z">
        <w:r>
          <w:rPr>
            <w:rFonts w:ascii="Times New Roman" w:eastAsia="SimSun" w:hAnsi="Times New Roman" w:cs="Times New Roman"/>
            <w:sz w:val="24"/>
          </w:rPr>
          <w:t xml:space="preserve">. </w:t>
        </w:r>
      </w:ins>
      <w:del w:id="310" w:author="Wei Tong" w:date="2025-09-28T12:54:00Z" w16du:dateUtc="2025-09-28T02:54:00Z">
        <w:r w:rsidDel="005D74F6">
          <w:rPr>
            <w:rFonts w:ascii="Times New Roman" w:eastAsia="SimSun" w:hAnsi="Times New Roman" w:cs="Times New Roman"/>
            <w:sz w:val="24"/>
          </w:rPr>
          <w:delText xml:space="preserve">The potential of using NUNCD/CNT electrodes for neural stimulation was evaluated using explanted whole-mount retina and calcium imaging. </w:delText>
        </w:r>
      </w:del>
      <w:del w:id="311" w:author="Wei Tong" w:date="2025-09-28T12:52:00Z" w16du:dateUtc="2025-09-28T02:52:00Z">
        <w:r w:rsidDel="005D74F6">
          <w:rPr>
            <w:rFonts w:ascii="Times New Roman" w:eastAsia="SimSun" w:hAnsi="Times New Roman" w:cs="Times New Roman"/>
            <w:sz w:val="24"/>
          </w:rPr>
          <w:delText xml:space="preserve">NUNCD/CNT </w:delText>
        </w:r>
      </w:del>
      <w:del w:id="312" w:author="Wei Tong" w:date="2025-09-28T12:54:00Z" w16du:dateUtc="2025-09-28T02:54:00Z">
        <w:r w:rsidDel="005D74F6">
          <w:rPr>
            <w:rFonts w:ascii="Times New Roman" w:eastAsia="SimSun" w:hAnsi="Times New Roman" w:cs="Times New Roman"/>
            <w:sz w:val="24"/>
          </w:rPr>
          <w:delText>was fabricated</w:delText>
        </w:r>
      </w:del>
      <w:del w:id="313" w:author="Wei Tong" w:date="2025-09-28T12:52:00Z" w16du:dateUtc="2025-09-28T02:52:00Z">
        <w:r w:rsidDel="005D74F6">
          <w:rPr>
            <w:rFonts w:ascii="Times New Roman" w:eastAsia="SimSun" w:hAnsi="Times New Roman" w:cs="Times New Roman"/>
            <w:sz w:val="24"/>
          </w:rPr>
          <w:delText xml:space="preserve"> into a </w:delText>
        </w:r>
        <w:r w:rsidDel="005D74F6">
          <w:rPr>
            <w:rFonts w:ascii="Times New Roman" w:eastAsia="SimSun" w:hAnsi="Times New Roman" w:cs="Times New Roman"/>
            <w:sz w:val="24"/>
            <w:lang w:val="en-AU"/>
          </w:rPr>
          <w:delText>200 µm</w:delText>
        </w:r>
        <w:r w:rsidDel="005D74F6">
          <w:rPr>
            <w:rFonts w:ascii="Times New Roman" w:eastAsia="SimSun" w:hAnsi="Times New Roman" w:cs="Times New Roman"/>
            <w:sz w:val="24"/>
          </w:rPr>
          <w:delText xml:space="preserve"> square-shaped electrode</w:delText>
        </w:r>
      </w:del>
      <w:del w:id="314" w:author="Wei Tong" w:date="2025-09-28T12:54:00Z" w16du:dateUtc="2025-09-28T02:54:00Z">
        <w:r w:rsidDel="005D74F6">
          <w:rPr>
            <w:rFonts w:ascii="Times New Roman" w:eastAsia="SimSun" w:hAnsi="Times New Roman" w:cs="Times New Roman"/>
            <w:sz w:val="24"/>
            <w:lang w:val="en-AU"/>
          </w:rPr>
          <w:delText xml:space="preserve">. The electrode was placed epiretinally either on the surface or at a distance of 300 µm away from the RGC layer. Three example cells are shown in </w:delText>
        </w:r>
        <w:r w:rsidDel="005D74F6">
          <w:rPr>
            <w:rFonts w:ascii="Times New Roman" w:eastAsia="SimSun" w:hAnsi="Times New Roman" w:cs="Times New Roman" w:hint="eastAsia"/>
            <w:sz w:val="24"/>
            <w:lang w:val="en-AU"/>
          </w:rPr>
          <w:delText>Figure 4</w:delText>
        </w:r>
        <w:r w:rsidDel="005D74F6">
          <w:rPr>
            <w:rFonts w:ascii="Times New Roman" w:eastAsia="SimSun" w:hAnsi="Times New Roman" w:cs="Times New Roman"/>
            <w:sz w:val="24"/>
            <w:lang w:val="en-AU"/>
          </w:rPr>
          <w:delText xml:space="preserve">a, and their responses to stimulation with increasing amplitudes are illustrated in </w:delText>
        </w:r>
        <w:r w:rsidDel="005D74F6">
          <w:rPr>
            <w:rFonts w:ascii="Times New Roman" w:eastAsia="SimSun" w:hAnsi="Times New Roman" w:cs="Times New Roman" w:hint="eastAsia"/>
            <w:sz w:val="24"/>
            <w:lang w:val="en-AU"/>
          </w:rPr>
          <w:delText>Figure 4</w:delText>
        </w:r>
        <w:r w:rsidDel="005D74F6">
          <w:rPr>
            <w:rFonts w:ascii="Times New Roman" w:eastAsia="SimSun" w:hAnsi="Times New Roman" w:cs="Times New Roman"/>
            <w:sz w:val="24"/>
            <w:lang w:val="en-AU"/>
          </w:rPr>
          <w:delText xml:space="preserve">b. </w:delText>
        </w:r>
      </w:del>
    </w:p>
    <w:p w14:paraId="1E6CB7B8" w14:textId="77777777" w:rsidR="006A18FC" w:rsidRDefault="006A18FC" w:rsidP="006A18FC">
      <w:pPr>
        <w:rPr>
          <w:ins w:id="315" w:author="Wei Tong" w:date="2025-09-28T13:04:00Z" w16du:dateUtc="2025-09-28T03:04:00Z"/>
          <w:rFonts w:ascii="Times New Roman" w:eastAsia="SimSun" w:hAnsi="Times New Roman" w:cs="Times New Roman"/>
          <w:sz w:val="24"/>
        </w:rPr>
      </w:pPr>
    </w:p>
    <w:p w14:paraId="426FEA8F" w14:textId="77777777" w:rsidR="006A18FC" w:rsidRPr="005D74F6" w:rsidRDefault="006A18FC" w:rsidP="006A18FC">
      <w:pPr>
        <w:rPr>
          <w:ins w:id="316" w:author="Wei Tong" w:date="2025-09-28T13:04:00Z" w16du:dateUtc="2025-09-28T03:04:00Z"/>
          <w:rFonts w:ascii="Times New Roman" w:eastAsia="SimSun" w:hAnsi="Times New Roman" w:cs="Times New Roman"/>
          <w:sz w:val="24"/>
          <w:rPrChange w:id="317" w:author="Wei Tong" w:date="2025-09-28T12:54:00Z" w16du:dateUtc="2025-09-28T02:54:00Z">
            <w:rPr>
              <w:ins w:id="318" w:author="Wei Tong" w:date="2025-09-28T13:04:00Z" w16du:dateUtc="2025-09-28T03:04:00Z"/>
              <w:rFonts w:ascii="Times New Roman" w:eastAsia="SimSun" w:hAnsi="Times New Roman" w:cs="Times New Roman"/>
              <w:sz w:val="24"/>
              <w:lang w:val="en-AU"/>
            </w:rPr>
          </w:rPrChange>
        </w:rPr>
      </w:pPr>
    </w:p>
    <w:p w14:paraId="2F5290C0" w14:textId="1EBA9810" w:rsidR="00907807" w:rsidDel="005D74F6" w:rsidRDefault="00907807">
      <w:pPr>
        <w:rPr>
          <w:del w:id="319" w:author="Wei Tong" w:date="2025-09-28T12:54:00Z" w16du:dateUtc="2025-09-28T02:54:00Z"/>
          <w:rFonts w:ascii="Times New Roman" w:eastAsia="SimSun" w:hAnsi="Times New Roman" w:cs="Times New Roman"/>
          <w:sz w:val="24"/>
          <w:lang w:val="en-AU"/>
        </w:rPr>
      </w:pPr>
    </w:p>
    <w:p w14:paraId="3E400971" w14:textId="74ACEDD3" w:rsidR="00907807" w:rsidDel="005D74F6" w:rsidRDefault="000A1646">
      <w:pPr>
        <w:rPr>
          <w:del w:id="320" w:author="Wei Tong" w:date="2025-09-28T12:54:00Z" w16du:dateUtc="2025-09-28T02:54:00Z"/>
          <w:rFonts w:ascii="Times New Roman" w:eastAsia="SimSun" w:hAnsi="Times New Roman" w:cs="Times New Roman"/>
          <w:sz w:val="24"/>
          <w:lang w:val="en-AU"/>
        </w:rPr>
      </w:pPr>
      <w:del w:id="321" w:author="Wei Tong" w:date="2025-09-28T12:54:00Z" w16du:dateUtc="2025-09-28T02:54:00Z">
        <w:r w:rsidDel="005D74F6">
          <w:rPr>
            <w:rFonts w:ascii="Times New Roman" w:eastAsia="SimSun" w:hAnsi="Times New Roman" w:cs="Times New Roman"/>
            <w:sz w:val="24"/>
            <w:lang w:val="en-AU"/>
          </w:rPr>
          <w:delText xml:space="preserve">When the electrode was placed on the retinal surface, the three cells responded with onset at 91 s (pink) and 111 s (blue, orange), corresponding to stimulation currents of </w:delText>
        </w:r>
        <w:commentRangeStart w:id="322"/>
        <w:r w:rsidDel="005D74F6">
          <w:rPr>
            <w:rFonts w:ascii="Times New Roman" w:eastAsia="SimSun" w:hAnsi="Times New Roman" w:cs="Times New Roman"/>
            <w:sz w:val="24"/>
            <w:lang w:val="en-AU"/>
          </w:rPr>
          <w:delText>190 µA and 230 µA</w:delText>
        </w:r>
        <w:commentRangeEnd w:id="322"/>
        <w:r w:rsidDel="005D74F6">
          <w:commentReference w:id="322"/>
        </w:r>
        <w:r w:rsidDel="005D74F6">
          <w:rPr>
            <w:rFonts w:ascii="Times New Roman" w:eastAsia="SimSun" w:hAnsi="Times New Roman" w:cs="Times New Roman"/>
            <w:sz w:val="24"/>
            <w:lang w:val="en-AU"/>
          </w:rPr>
          <w:delText xml:space="preserve">, respectively (black graphs, </w:delText>
        </w:r>
        <w:r w:rsidDel="005D74F6">
          <w:rPr>
            <w:rFonts w:ascii="Times New Roman" w:eastAsia="SimSun" w:hAnsi="Times New Roman" w:cs="Times New Roman" w:hint="eastAsia"/>
            <w:sz w:val="24"/>
            <w:lang w:val="en-AU"/>
          </w:rPr>
          <w:delText>Figure 4</w:delText>
        </w:r>
        <w:r w:rsidDel="005D74F6">
          <w:rPr>
            <w:rFonts w:ascii="Times New Roman" w:eastAsia="SimSun" w:hAnsi="Times New Roman" w:cs="Times New Roman"/>
            <w:sz w:val="24"/>
            <w:lang w:val="en-AU"/>
          </w:rPr>
          <w:delText xml:space="preserve">b). In contrast, when the electrode was positioned at 300 µm above the retina, the same cells were activated with onset at 151 s (pink), </w:delText>
        </w:r>
        <w:commentRangeStart w:id="323"/>
        <w:r w:rsidDel="005D74F6">
          <w:rPr>
            <w:rFonts w:ascii="Times New Roman" w:eastAsia="SimSun" w:hAnsi="Times New Roman" w:cs="Times New Roman"/>
            <w:sz w:val="24"/>
            <w:lang w:val="en-AU"/>
          </w:rPr>
          <w:delText xml:space="preserve">211 s (blue) and 221 s (orange), </w:delText>
        </w:r>
        <w:commentRangeEnd w:id="323"/>
        <w:r w:rsidDel="005D74F6">
          <w:commentReference w:id="323"/>
        </w:r>
        <w:r w:rsidDel="005D74F6">
          <w:rPr>
            <w:rFonts w:ascii="Times New Roman" w:eastAsia="SimSun" w:hAnsi="Times New Roman" w:cs="Times New Roman"/>
            <w:sz w:val="24"/>
            <w:lang w:val="en-AU"/>
          </w:rPr>
          <w:delText xml:space="preserve">requiring substantially higher current amplitudes of </w:delText>
        </w:r>
        <w:commentRangeStart w:id="324"/>
        <w:r w:rsidDel="005D74F6">
          <w:rPr>
            <w:rFonts w:ascii="Times New Roman" w:eastAsia="SimSun" w:hAnsi="Times New Roman" w:cs="Times New Roman"/>
            <w:sz w:val="24"/>
            <w:lang w:val="en-AU"/>
          </w:rPr>
          <w:delText>750 µA, 1050 µA, and 1150 µA,</w:delText>
        </w:r>
        <w:commentRangeEnd w:id="324"/>
        <w:r w:rsidDel="005D74F6">
          <w:commentReference w:id="324"/>
        </w:r>
        <w:r w:rsidDel="005D74F6">
          <w:rPr>
            <w:rFonts w:ascii="Times New Roman" w:eastAsia="SimSun" w:hAnsi="Times New Roman" w:cs="Times New Roman"/>
            <w:sz w:val="24"/>
            <w:lang w:val="en-AU"/>
          </w:rPr>
          <w:delText xml:space="preserve"> respectively (red graphs, </w:delText>
        </w:r>
        <w:r w:rsidDel="005D74F6">
          <w:rPr>
            <w:rFonts w:ascii="Times New Roman" w:eastAsia="SimSun" w:hAnsi="Times New Roman" w:cs="Times New Roman" w:hint="eastAsia"/>
            <w:sz w:val="24"/>
            <w:lang w:val="en-AU"/>
          </w:rPr>
          <w:delText>Figure 4</w:delText>
        </w:r>
        <w:r w:rsidDel="005D74F6">
          <w:rPr>
            <w:rFonts w:ascii="Times New Roman" w:eastAsia="SimSun" w:hAnsi="Times New Roman" w:cs="Times New Roman"/>
            <w:sz w:val="24"/>
            <w:lang w:val="en-AU"/>
          </w:rPr>
          <w:delText xml:space="preserve">b). </w:delText>
        </w:r>
      </w:del>
    </w:p>
    <w:p w14:paraId="3C4E4623" w14:textId="292C9B02" w:rsidR="00907807" w:rsidDel="005D74F6" w:rsidRDefault="00907807">
      <w:pPr>
        <w:rPr>
          <w:del w:id="325" w:author="Wei Tong" w:date="2025-09-28T12:54:00Z" w16du:dateUtc="2025-09-28T02:54:00Z"/>
          <w:rFonts w:ascii="Times New Roman" w:eastAsia="SimSun" w:hAnsi="Times New Roman" w:cs="Times New Roman"/>
          <w:sz w:val="24"/>
          <w:lang w:val="en-AU"/>
        </w:rPr>
      </w:pPr>
    </w:p>
    <w:p w14:paraId="5A5D21EE" w14:textId="47F92098" w:rsidR="00907807" w:rsidDel="005D74F6" w:rsidRDefault="000A1646" w:rsidP="005D74F6">
      <w:pPr>
        <w:rPr>
          <w:del w:id="326" w:author="Wei Tong" w:date="2025-09-28T12:54:00Z" w16du:dateUtc="2025-09-28T02:54:00Z"/>
          <w:rFonts w:ascii="Times New Roman" w:eastAsia="SimSun" w:hAnsi="Times New Roman" w:cs="Times New Roman"/>
          <w:sz w:val="24"/>
          <w:lang w:val="en-AU"/>
        </w:rPr>
      </w:pPr>
      <w:del w:id="327" w:author="Wei Tong" w:date="2025-09-28T12:54:00Z" w16du:dateUtc="2025-09-28T02:54:00Z">
        <w:r w:rsidDel="005D74F6">
          <w:rPr>
            <w:rFonts w:ascii="Times New Roman" w:eastAsia="SimSun" w:hAnsi="Times New Roman" w:cs="Times New Roman"/>
            <w:sz w:val="24"/>
            <w:lang w:val="en-AU"/>
          </w:rPr>
          <w:delText xml:space="preserve">This significant increase in activation threshold with distance is attributed to the rapid decay of electric field strength as the distance from the electrode increases. </w:delText>
        </w:r>
        <w:r w:rsidDel="005D74F6">
          <w:rPr>
            <w:rFonts w:ascii="Times New Roman" w:eastAsia="SimSun" w:hAnsi="Times New Roman" w:cs="Times New Roman"/>
            <w:sz w:val="24"/>
          </w:rPr>
          <w:delText xml:space="preserve">Therefore, </w:delText>
        </w:r>
        <w:r w:rsidDel="005D74F6">
          <w:rPr>
            <w:rFonts w:ascii="Times New Roman" w:eastAsia="SimSun" w:hAnsi="Times New Roman" w:cs="Times New Roman"/>
            <w:sz w:val="24"/>
            <w:lang w:val="en-AU"/>
          </w:rPr>
          <w:delText>higher current amplitudes are required to reach threshold values for neural activation at increasing distances. These results further highlight the importance of using electrodes with high charge injection capacity for effective stimulation. They also highlight the advantage of flexible electrodes that can conform closely to the surface of the neural tissue, minimizing the distance between the electrode and target neurons.</w:delText>
        </w:r>
      </w:del>
    </w:p>
    <w:p w14:paraId="3F6C5D51" w14:textId="77777777" w:rsidR="00907807" w:rsidDel="005D74F6" w:rsidRDefault="00907807">
      <w:pPr>
        <w:rPr>
          <w:del w:id="328" w:author="Wei Tong" w:date="2025-09-28T12:54:00Z" w16du:dateUtc="2025-09-28T02:54:00Z"/>
          <w:rFonts w:ascii="Times New Roman" w:eastAsia="SimSun" w:hAnsi="Times New Roman" w:cs="Times New Roman"/>
          <w:sz w:val="24"/>
          <w:lang w:val="en-AU"/>
        </w:rPr>
      </w:pPr>
    </w:p>
    <w:p w14:paraId="5FE1FB94" w14:textId="3B9B6BBB" w:rsidR="00907807" w:rsidRDefault="000A1646">
      <w:pPr>
        <w:rPr>
          <w:rFonts w:ascii="Times New Roman" w:eastAsia="SimSun" w:hAnsi="Times New Roman" w:cs="Times New Roman"/>
          <w:sz w:val="24"/>
        </w:rPr>
      </w:pPr>
      <w:r>
        <w:rPr>
          <w:rFonts w:ascii="Times New Roman" w:eastAsia="SimSun" w:hAnsi="Times New Roman" w:cs="Times New Roman"/>
          <w:sz w:val="24"/>
          <w:lang w:val="en-AU"/>
        </w:rPr>
        <w:t>To evaluate the</w:t>
      </w:r>
      <w:ins w:id="329" w:author="Wei Tong" w:date="2025-09-28T12:57:00Z" w16du:dateUtc="2025-09-28T02:57:00Z">
        <w:r w:rsidR="005D74F6">
          <w:rPr>
            <w:rFonts w:ascii="Times New Roman" w:eastAsia="SimSun" w:hAnsi="Times New Roman" w:cs="Times New Roman"/>
            <w:sz w:val="24"/>
            <w:lang w:val="en-AU"/>
          </w:rPr>
          <w:t>ir</w:t>
        </w:r>
      </w:ins>
      <w:r>
        <w:rPr>
          <w:rFonts w:ascii="Times New Roman" w:eastAsia="SimSun" w:hAnsi="Times New Roman" w:cs="Times New Roman"/>
          <w:sz w:val="24"/>
          <w:lang w:val="en-AU"/>
        </w:rPr>
        <w:t xml:space="preserve"> recording capability</w:t>
      </w:r>
      <w:ins w:id="330" w:author="Sorel De Leon Vergara" w:date="2025-09-28T15:25:00Z" w16du:dateUtc="2025-09-28T05:25:00Z">
        <w:r w:rsidR="00732908">
          <w:rPr>
            <w:rFonts w:ascii="Times New Roman" w:eastAsia="SimSun" w:hAnsi="Times New Roman" w:cs="Times New Roman"/>
            <w:sz w:val="24"/>
            <w:lang w:val="en-AU"/>
          </w:rPr>
          <w:t xml:space="preserve"> of the electrodes</w:t>
        </w:r>
      </w:ins>
      <w:del w:id="331" w:author="Wei Tong" w:date="2025-09-28T12:57:00Z" w16du:dateUtc="2025-09-28T02:57:00Z">
        <w:r w:rsidDel="005D74F6">
          <w:rPr>
            <w:rFonts w:ascii="Times New Roman" w:eastAsia="SimSun" w:hAnsi="Times New Roman" w:cs="Times New Roman"/>
            <w:sz w:val="24"/>
            <w:lang w:val="en-AU"/>
          </w:rPr>
          <w:delText xml:space="preserve"> of NUNCD/CNT electrodes</w:delText>
        </w:r>
      </w:del>
      <w:r>
        <w:rPr>
          <w:rFonts w:ascii="Times New Roman" w:eastAsia="SimSun" w:hAnsi="Times New Roman" w:cs="Times New Roman"/>
          <w:sz w:val="24"/>
          <w:lang w:val="en-AU"/>
        </w:rPr>
        <w:t xml:space="preserve">, we </w:t>
      </w:r>
      <w:del w:id="332" w:author="Wei Tong" w:date="2025-09-28T12:56:00Z" w16du:dateUtc="2025-09-28T02:56:00Z">
        <w:r w:rsidDel="005D74F6">
          <w:rPr>
            <w:rFonts w:ascii="Times New Roman" w:eastAsia="SimSun" w:hAnsi="Times New Roman" w:cs="Times New Roman"/>
            <w:sz w:val="24"/>
            <w:lang w:val="en-AU"/>
          </w:rPr>
          <w:delText xml:space="preserve">connected </w:delText>
        </w:r>
      </w:del>
      <w:del w:id="333" w:author="Wei Tong" w:date="2025-09-28T13:00:00Z" w16du:dateUtc="2025-09-28T03:00:00Z">
        <w:r w:rsidDel="006A18FC">
          <w:rPr>
            <w:rFonts w:ascii="Times New Roman" w:eastAsia="SimSun" w:hAnsi="Times New Roman" w:cs="Times New Roman"/>
            <w:sz w:val="24"/>
            <w:lang w:val="en-AU"/>
          </w:rPr>
          <w:delText xml:space="preserve">two electrodes </w:delText>
        </w:r>
      </w:del>
      <w:del w:id="334" w:author="Wei Tong" w:date="2025-09-28T12:56:00Z" w16du:dateUtc="2025-09-28T02:56:00Z">
        <w:r w:rsidDel="005D74F6">
          <w:rPr>
            <w:rFonts w:ascii="Times New Roman" w:eastAsia="SimSun" w:hAnsi="Times New Roman" w:cs="Times New Roman"/>
            <w:sz w:val="24"/>
            <w:lang w:val="en-AU"/>
          </w:rPr>
          <w:delText xml:space="preserve">to Ripple PCBs </w:delText>
        </w:r>
      </w:del>
      <w:del w:id="335" w:author="Wei Tong" w:date="2025-09-28T13:00:00Z" w16du:dateUtc="2025-09-28T03:00:00Z">
        <w:r w:rsidDel="006A18FC">
          <w:rPr>
            <w:rFonts w:ascii="Times New Roman" w:eastAsia="SimSun" w:hAnsi="Times New Roman" w:cs="Times New Roman"/>
            <w:sz w:val="24"/>
            <w:lang w:val="en-AU"/>
          </w:rPr>
          <w:delText xml:space="preserve">and </w:delText>
        </w:r>
      </w:del>
      <w:del w:id="336" w:author="Wei Tong" w:date="2025-09-28T12:57:00Z" w16du:dateUtc="2025-09-28T02:57:00Z">
        <w:r w:rsidDel="005D74F6">
          <w:rPr>
            <w:rFonts w:ascii="Times New Roman" w:eastAsia="SimSun" w:hAnsi="Times New Roman" w:cs="Times New Roman"/>
            <w:sz w:val="24"/>
            <w:lang w:val="en-AU"/>
          </w:rPr>
          <w:delText>acquired signals</w:delText>
        </w:r>
      </w:del>
      <w:del w:id="337" w:author="Wei Tong" w:date="2025-09-28T13:00:00Z" w16du:dateUtc="2025-09-28T03:00:00Z">
        <w:r w:rsidDel="006A18FC">
          <w:rPr>
            <w:rFonts w:ascii="Times New Roman" w:eastAsia="SimSun" w:hAnsi="Times New Roman" w:cs="Times New Roman"/>
            <w:sz w:val="24"/>
            <w:lang w:val="en-AU"/>
          </w:rPr>
          <w:delText xml:space="preserve"> </w:delText>
        </w:r>
      </w:del>
      <w:del w:id="338" w:author="Wei Tong" w:date="2025-09-28T12:57:00Z" w16du:dateUtc="2025-09-28T02:57:00Z">
        <w:r w:rsidDel="005D74F6">
          <w:rPr>
            <w:rFonts w:ascii="Times New Roman" w:eastAsia="SimSun" w:hAnsi="Times New Roman" w:cs="Times New Roman"/>
            <w:sz w:val="24"/>
            <w:lang w:val="en-AU"/>
          </w:rPr>
          <w:delText xml:space="preserve">from the rat visual cortex </w:delText>
        </w:r>
      </w:del>
      <w:del w:id="339" w:author="Wei Tong" w:date="2025-09-28T12:56:00Z" w16du:dateUtc="2025-09-28T02:56:00Z">
        <w:r w:rsidDel="005D74F6">
          <w:rPr>
            <w:rFonts w:ascii="Times New Roman" w:eastAsia="SimSun" w:hAnsi="Times New Roman" w:cs="Times New Roman"/>
            <w:sz w:val="24"/>
            <w:lang w:val="en-AU"/>
          </w:rPr>
          <w:delText>using the Ripple Grapevine recording system at 30kHz. Electrodes were</w:delText>
        </w:r>
      </w:del>
      <w:del w:id="340" w:author="Wei Tong" w:date="2025-09-28T13:00:00Z" w16du:dateUtc="2025-09-28T03:00:00Z">
        <w:r w:rsidDel="006A18FC">
          <w:rPr>
            <w:rFonts w:ascii="Times New Roman" w:eastAsia="SimSun" w:hAnsi="Times New Roman" w:cs="Times New Roman"/>
            <w:sz w:val="24"/>
            <w:lang w:val="en-AU"/>
          </w:rPr>
          <w:delText xml:space="preserve"> </w:delText>
        </w:r>
      </w:del>
      <w:r>
        <w:rPr>
          <w:rFonts w:ascii="Times New Roman" w:eastAsia="SimSun" w:hAnsi="Times New Roman" w:cs="Times New Roman"/>
          <w:sz w:val="24"/>
          <w:lang w:val="en-AU"/>
        </w:rPr>
        <w:t>plac</w:t>
      </w:r>
      <w:ins w:id="341" w:author="Wei Tong" w:date="2025-09-28T12:59:00Z" w16du:dateUtc="2025-09-28T02:59:00Z">
        <w:r w:rsidR="006A18FC">
          <w:rPr>
            <w:rFonts w:ascii="Times New Roman" w:eastAsia="SimSun" w:hAnsi="Times New Roman" w:cs="Times New Roman"/>
            <w:sz w:val="24"/>
            <w:lang w:val="en-AU"/>
          </w:rPr>
          <w:t>ed</w:t>
        </w:r>
      </w:ins>
      <w:ins w:id="342" w:author="Wei Tong" w:date="2025-09-28T12:56:00Z" w16du:dateUtc="2025-09-28T02:56:00Z">
        <w:r w:rsidR="005D74F6">
          <w:rPr>
            <w:rFonts w:ascii="Times New Roman" w:eastAsia="SimSun" w:hAnsi="Times New Roman" w:cs="Times New Roman"/>
            <w:sz w:val="24"/>
            <w:lang w:val="en-AU"/>
          </w:rPr>
          <w:t xml:space="preserve"> </w:t>
        </w:r>
        <w:del w:id="343" w:author="Sorel De Leon Vergara" w:date="2025-09-28T15:25:00Z" w16du:dateUtc="2025-09-28T05:25:00Z">
          <w:r w:rsidR="005D74F6" w:rsidDel="00732908">
            <w:rPr>
              <w:rFonts w:ascii="Times New Roman" w:eastAsia="SimSun" w:hAnsi="Times New Roman" w:cs="Times New Roman"/>
              <w:sz w:val="24"/>
              <w:lang w:val="en-AU"/>
            </w:rPr>
            <w:delText>t</w:delText>
          </w:r>
        </w:del>
      </w:ins>
      <w:ins w:id="344" w:author="Wei Tong" w:date="2025-09-28T12:59:00Z" w16du:dateUtc="2025-09-28T02:59:00Z">
        <w:del w:id="345" w:author="Sorel De Leon Vergara" w:date="2025-09-28T15:25:00Z" w16du:dateUtc="2025-09-28T05:25:00Z">
          <w:r w:rsidR="006A18FC" w:rsidDel="00732908">
            <w:rPr>
              <w:rFonts w:ascii="Times New Roman" w:eastAsia="SimSun" w:hAnsi="Times New Roman" w:cs="Times New Roman"/>
              <w:sz w:val="24"/>
              <w:lang w:val="en-AU"/>
            </w:rPr>
            <w:delText>wo</w:delText>
          </w:r>
        </w:del>
      </w:ins>
      <w:ins w:id="346" w:author="Wei Tong" w:date="2025-09-28T12:56:00Z" w16du:dateUtc="2025-09-28T02:56:00Z">
        <w:del w:id="347" w:author="Sorel De Leon Vergara" w:date="2025-09-28T15:25:00Z" w16du:dateUtc="2025-09-28T05:25:00Z">
          <w:r w:rsidR="005D74F6" w:rsidDel="00732908">
            <w:rPr>
              <w:rFonts w:ascii="Times New Roman" w:eastAsia="SimSun" w:hAnsi="Times New Roman" w:cs="Times New Roman"/>
              <w:sz w:val="24"/>
              <w:lang w:val="en-AU"/>
            </w:rPr>
            <w:delText xml:space="preserve"> electrodes</w:delText>
          </w:r>
        </w:del>
      </w:ins>
      <w:ins w:id="348" w:author="Sorel De Leon Vergara" w:date="2025-09-28T15:25:00Z" w16du:dateUtc="2025-09-28T05:25:00Z">
        <w:r w:rsidR="00732908">
          <w:rPr>
            <w:rFonts w:ascii="Times New Roman" w:eastAsia="SimSun" w:hAnsi="Times New Roman" w:cs="Times New Roman"/>
            <w:sz w:val="24"/>
            <w:lang w:val="en-AU"/>
          </w:rPr>
          <w:t>two of them</w:t>
        </w:r>
      </w:ins>
      <w:del w:id="349" w:author="Wei Tong" w:date="2025-09-28T12:56:00Z" w16du:dateUtc="2025-09-28T02:56:00Z">
        <w:r w:rsidDel="005D74F6">
          <w:rPr>
            <w:rFonts w:ascii="Times New Roman" w:eastAsia="SimSun" w:hAnsi="Times New Roman" w:cs="Times New Roman"/>
            <w:sz w:val="24"/>
            <w:lang w:val="en-AU"/>
          </w:rPr>
          <w:delText>ed</w:delText>
        </w:r>
      </w:del>
      <w:r>
        <w:rPr>
          <w:rFonts w:ascii="Times New Roman" w:eastAsia="SimSun" w:hAnsi="Times New Roman" w:cs="Times New Roman"/>
          <w:sz w:val="24"/>
          <w:lang w:val="en-AU"/>
        </w:rPr>
        <w:t xml:space="preserve"> on the </w:t>
      </w:r>
      <w:ins w:id="350" w:author="Wei Tong" w:date="2025-09-28T13:03:00Z" w16du:dateUtc="2025-09-28T03:03:00Z">
        <w:r w:rsidR="006A18FC">
          <w:rPr>
            <w:rFonts w:ascii="Times New Roman" w:eastAsia="SimSun" w:hAnsi="Times New Roman" w:cs="Times New Roman"/>
            <w:sz w:val="24"/>
            <w:lang w:val="en-AU"/>
          </w:rPr>
          <w:t xml:space="preserve">surface of </w:t>
        </w:r>
      </w:ins>
      <w:ins w:id="351" w:author="Sorel De Leon Vergara" w:date="2025-09-28T15:24:00Z" w16du:dateUtc="2025-09-28T05:24:00Z">
        <w:r w:rsidR="00A877D4">
          <w:rPr>
            <w:rFonts w:ascii="Times New Roman" w:eastAsia="SimSun" w:hAnsi="Times New Roman" w:cs="Times New Roman"/>
            <w:sz w:val="24"/>
            <w:lang w:val="en-AU"/>
          </w:rPr>
          <w:t xml:space="preserve">the </w:t>
        </w:r>
      </w:ins>
      <w:ins w:id="352" w:author="Wei Tong" w:date="2025-09-28T12:57:00Z" w16du:dateUtc="2025-09-28T02:57:00Z">
        <w:r w:rsidR="005D74F6">
          <w:rPr>
            <w:rFonts w:ascii="Times New Roman" w:eastAsia="SimSun" w:hAnsi="Times New Roman" w:cs="Times New Roman"/>
            <w:sz w:val="24"/>
            <w:lang w:val="en-AU"/>
          </w:rPr>
          <w:t xml:space="preserve">visual </w:t>
        </w:r>
      </w:ins>
      <w:del w:id="353" w:author="Wei Tong" w:date="2025-09-28T13:03:00Z" w16du:dateUtc="2025-09-28T03:03:00Z">
        <w:r w:rsidDel="006A18FC">
          <w:rPr>
            <w:rFonts w:ascii="Times New Roman" w:eastAsia="SimSun" w:hAnsi="Times New Roman" w:cs="Times New Roman"/>
            <w:sz w:val="24"/>
            <w:lang w:val="en-AU"/>
          </w:rPr>
          <w:delText>cortical surface</w:delText>
        </w:r>
      </w:del>
      <w:ins w:id="354" w:author="Wei Tong" w:date="2025-09-28T13:03:00Z" w16du:dateUtc="2025-09-28T03:03:00Z">
        <w:r w:rsidR="006A18FC">
          <w:rPr>
            <w:rFonts w:ascii="Times New Roman" w:eastAsia="SimSun" w:hAnsi="Times New Roman" w:cs="Times New Roman"/>
            <w:sz w:val="24"/>
            <w:lang w:val="en-AU"/>
          </w:rPr>
          <w:t>cortex</w:t>
        </w:r>
      </w:ins>
      <w:r>
        <w:rPr>
          <w:rFonts w:ascii="Times New Roman" w:eastAsia="SimSun" w:hAnsi="Times New Roman" w:cs="Times New Roman"/>
          <w:sz w:val="24"/>
          <w:lang w:val="en-AU"/>
        </w:rPr>
        <w:t xml:space="preserve"> of </w:t>
      </w:r>
      <w:ins w:id="355" w:author="Wei Tong" w:date="2025-09-28T12:57:00Z" w16du:dateUtc="2025-09-28T02:57:00Z">
        <w:r w:rsidR="005D74F6">
          <w:rPr>
            <w:rFonts w:ascii="Times New Roman" w:eastAsia="SimSun" w:hAnsi="Times New Roman" w:cs="Times New Roman"/>
            <w:sz w:val="24"/>
            <w:lang w:val="en-AU"/>
          </w:rPr>
          <w:t xml:space="preserve">an </w:t>
        </w:r>
      </w:ins>
      <w:r>
        <w:rPr>
          <w:rFonts w:ascii="Times New Roman" w:eastAsia="SimSun" w:hAnsi="Times New Roman" w:cs="Times New Roman"/>
          <w:sz w:val="24"/>
          <w:lang w:val="en-AU"/>
        </w:rPr>
        <w:t>anaesthetized rat</w:t>
      </w:r>
      <w:ins w:id="356" w:author="Wei Tong" w:date="2025-09-28T13:02:00Z" w16du:dateUtc="2025-09-28T03:02:00Z">
        <w:r w:rsidR="006A18FC">
          <w:rPr>
            <w:rFonts w:ascii="Times New Roman" w:eastAsia="SimSun" w:hAnsi="Times New Roman" w:cs="Times New Roman"/>
            <w:sz w:val="24"/>
            <w:lang w:val="en-AU"/>
          </w:rPr>
          <w:t xml:space="preserve"> for ECoG recording</w:t>
        </w:r>
      </w:ins>
      <w:ins w:id="357" w:author="Wei Tong" w:date="2025-09-28T13:03:00Z" w16du:dateUtc="2025-09-28T03:03:00Z">
        <w:r w:rsidR="006A18FC">
          <w:rPr>
            <w:rFonts w:ascii="Times New Roman" w:eastAsia="SimSun" w:hAnsi="Times New Roman" w:cs="Times New Roman"/>
            <w:sz w:val="24"/>
            <w:lang w:val="en-AU"/>
          </w:rPr>
          <w:t>s</w:t>
        </w:r>
      </w:ins>
      <w:ins w:id="358" w:author="Wei Tong" w:date="2025-09-28T13:00:00Z" w16du:dateUtc="2025-09-28T03:00:00Z">
        <w:r w:rsidR="006A18FC">
          <w:rPr>
            <w:rFonts w:ascii="Times New Roman" w:eastAsia="SimSun" w:hAnsi="Times New Roman" w:cs="Times New Roman"/>
            <w:sz w:val="24"/>
            <w:lang w:val="en-AU"/>
          </w:rPr>
          <w:t xml:space="preserve"> </w:t>
        </w:r>
      </w:ins>
      <w:del w:id="359" w:author="Wei Tong" w:date="2025-09-28T12:58:00Z" w16du:dateUtc="2025-09-28T02:58:00Z">
        <w:r w:rsidDel="005D74F6">
          <w:rPr>
            <w:rFonts w:ascii="Times New Roman" w:eastAsia="SimSun" w:hAnsi="Times New Roman" w:cs="Times New Roman"/>
            <w:sz w:val="24"/>
            <w:lang w:val="en-AU"/>
          </w:rPr>
          <w:delText>, and spontaneous neural activity was recorded</w:delText>
        </w:r>
      </w:del>
      <w:del w:id="360" w:author="Wei Tong" w:date="2025-09-28T13:03:00Z" w16du:dateUtc="2025-09-28T03:03:00Z">
        <w:r w:rsidDel="006A18FC">
          <w:rPr>
            <w:rFonts w:ascii="Times New Roman" w:eastAsia="SimSun" w:hAnsi="Times New Roman" w:cs="Times New Roman"/>
            <w:sz w:val="24"/>
            <w:lang w:val="en-AU"/>
          </w:rPr>
          <w:delText xml:space="preserve"> </w:delText>
        </w:r>
      </w:del>
      <w:r>
        <w:rPr>
          <w:rFonts w:ascii="Times New Roman" w:eastAsia="SimSun" w:hAnsi="Times New Roman" w:cs="Times New Roman"/>
          <w:sz w:val="24"/>
          <w:lang w:val="en-AU"/>
        </w:rPr>
        <w:t xml:space="preserve">(Figures </w:t>
      </w:r>
      <w:r w:rsidRPr="005D74F6">
        <w:rPr>
          <w:rFonts w:ascii="Times New Roman" w:eastAsia="SimSun" w:hAnsi="Times New Roman" w:cs="Times New Roman"/>
          <w:sz w:val="24"/>
          <w:highlight w:val="yellow"/>
          <w:lang w:val="en-AU"/>
          <w:rPrChange w:id="361" w:author="Wei Tong" w:date="2025-09-28T12:55:00Z" w16du:dateUtc="2025-09-28T02:55:00Z">
            <w:rPr>
              <w:rFonts w:ascii="Times New Roman" w:eastAsia="SimSun" w:hAnsi="Times New Roman" w:cs="Times New Roman"/>
              <w:sz w:val="24"/>
              <w:lang w:val="en-AU"/>
            </w:rPr>
          </w:rPrChange>
        </w:rPr>
        <w:t>4d-f</w:t>
      </w:r>
      <w:r>
        <w:rPr>
          <w:rFonts w:ascii="Times New Roman" w:eastAsia="SimSun" w:hAnsi="Times New Roman" w:cs="Times New Roman"/>
          <w:sz w:val="24"/>
          <w:lang w:val="en-AU"/>
        </w:rPr>
        <w:t xml:space="preserve">). Both electrodes #1 and #2 successfully detected </w:t>
      </w:r>
      <w:ins w:id="362" w:author="Wei Tong" w:date="2025-09-28T13:03:00Z" w16du:dateUtc="2025-09-28T03:03:00Z">
        <w:r w:rsidR="006A18FC">
          <w:rPr>
            <w:rFonts w:ascii="Times New Roman" w:eastAsia="SimSun" w:hAnsi="Times New Roman" w:cs="Times New Roman"/>
            <w:sz w:val="24"/>
            <w:lang w:val="en-AU"/>
          </w:rPr>
          <w:t xml:space="preserve">spontaneous </w:t>
        </w:r>
      </w:ins>
      <w:r>
        <w:rPr>
          <w:rFonts w:ascii="Times New Roman" w:eastAsia="SimSun" w:hAnsi="Times New Roman" w:cs="Times New Roman"/>
          <w:sz w:val="24"/>
          <w:lang w:val="en-AU"/>
        </w:rPr>
        <w:t>local field potentials (LFPs) characterized by slow</w:t>
      </w:r>
      <w:r>
        <w:rPr>
          <w:rFonts w:ascii="Times New Roman" w:eastAsia="SimSun" w:hAnsi="Times New Roman" w:cs="Times New Roman" w:hint="eastAsia"/>
          <w:sz w:val="24"/>
        </w:rPr>
        <w:t xml:space="preserve"> </w:t>
      </w:r>
      <w:r>
        <w:rPr>
          <w:rFonts w:ascii="Times New Roman" w:eastAsia="SimSun" w:hAnsi="Times New Roman" w:cs="Times New Roman"/>
          <w:sz w:val="24"/>
          <w:lang w:val="en-AU"/>
        </w:rPr>
        <w:t xml:space="preserve">oscillatory activity, as expected under anaesthesia. Representative filtered traces from each electrode (Figure </w:t>
      </w:r>
      <w:r w:rsidRPr="005D74F6">
        <w:rPr>
          <w:rFonts w:ascii="Times New Roman" w:eastAsia="SimSun" w:hAnsi="Times New Roman" w:cs="Times New Roman"/>
          <w:sz w:val="24"/>
          <w:highlight w:val="yellow"/>
          <w:lang w:val="en-AU"/>
          <w:rPrChange w:id="363" w:author="Wei Tong" w:date="2025-09-28T12:55:00Z" w16du:dateUtc="2025-09-28T02:55:00Z">
            <w:rPr>
              <w:rFonts w:ascii="Times New Roman" w:eastAsia="SimSun" w:hAnsi="Times New Roman" w:cs="Times New Roman"/>
              <w:sz w:val="24"/>
              <w:lang w:val="en-AU"/>
            </w:rPr>
          </w:rPrChange>
        </w:rPr>
        <w:t>4e</w:t>
      </w:r>
      <w:r>
        <w:rPr>
          <w:rFonts w:ascii="Times New Roman" w:eastAsia="SimSun" w:hAnsi="Times New Roman" w:cs="Times New Roman"/>
          <w:sz w:val="24"/>
          <w:lang w:val="en-AU"/>
        </w:rPr>
        <w:t xml:space="preserve">) revealed robust LFP signals with amplitudes approaching 1 mV. These oscillations exhibited alternating Up and Down states, reflecting periods of network activation and silence. Power spectral analysis of the same recordings (Figure </w:t>
      </w:r>
      <w:r w:rsidRPr="005D74F6">
        <w:rPr>
          <w:rFonts w:ascii="Times New Roman" w:eastAsia="SimSun" w:hAnsi="Times New Roman" w:cs="Times New Roman"/>
          <w:sz w:val="24"/>
          <w:highlight w:val="yellow"/>
          <w:lang w:val="en-AU"/>
          <w:rPrChange w:id="364" w:author="Wei Tong" w:date="2025-09-28T12:58:00Z" w16du:dateUtc="2025-09-28T02:58:00Z">
            <w:rPr>
              <w:rFonts w:ascii="Times New Roman" w:eastAsia="SimSun" w:hAnsi="Times New Roman" w:cs="Times New Roman"/>
              <w:sz w:val="24"/>
              <w:lang w:val="en-AU"/>
            </w:rPr>
          </w:rPrChange>
        </w:rPr>
        <w:t>4f)</w:t>
      </w:r>
      <w:r>
        <w:rPr>
          <w:rFonts w:ascii="Times New Roman" w:eastAsia="SimSun" w:hAnsi="Times New Roman" w:cs="Times New Roman"/>
          <w:sz w:val="24"/>
          <w:lang w:val="en-AU"/>
        </w:rPr>
        <w:t xml:space="preserve"> demonstrated dominant activity in the slow frequency band (</w:t>
      </w:r>
      <w:r>
        <w:rPr>
          <w:rFonts w:ascii="Times New Roman" w:eastAsia="Malgun Gothic" w:hAnsi="Times New Roman" w:cs="Times New Roman"/>
          <w:sz w:val="24"/>
          <w:lang w:eastAsia="ko-KR"/>
        </w:rPr>
        <w:t>&lt;</w:t>
      </w:r>
      <w:r>
        <w:rPr>
          <w:rFonts w:ascii="Times New Roman" w:eastAsia="SimSun" w:hAnsi="Times New Roman" w:cs="Times New Roman" w:hint="eastAsia"/>
          <w:sz w:val="24"/>
        </w:rPr>
        <w:t xml:space="preserve"> 4 Hz</w:t>
      </w:r>
      <w:r>
        <w:rPr>
          <w:rFonts w:ascii="Times New Roman" w:eastAsia="SimSun" w:hAnsi="Times New Roman" w:cs="Times New Roman"/>
          <w:sz w:val="24"/>
          <w:lang w:val="en-AU"/>
        </w:rPr>
        <w:t>)</w:t>
      </w:r>
      <w:r>
        <w:rPr>
          <w:rFonts w:ascii="Times New Roman" w:eastAsia="SimSun" w:hAnsi="Times New Roman" w:cs="Times New Roman" w:hint="eastAsia"/>
          <w:sz w:val="24"/>
        </w:rPr>
        <w:t xml:space="preserve"> and additional power extending into the </w:t>
      </w:r>
      <w:r>
        <w:rPr>
          <w:rFonts w:ascii="Times New Roman" w:eastAsia="Malgun Gothic" w:hAnsi="Times New Roman" w:cs="Times New Roman"/>
          <w:sz w:val="24"/>
          <w:lang w:eastAsia="ko-KR"/>
        </w:rPr>
        <w:t>&gt;</w:t>
      </w:r>
      <w:r>
        <w:rPr>
          <w:rFonts w:ascii="Times New Roman" w:eastAsia="SimSun" w:hAnsi="Times New Roman" w:cs="Times New Roman" w:hint="eastAsia"/>
          <w:sz w:val="24"/>
        </w:rPr>
        <w:t xml:space="preserve"> 10 Hz range, consistent with spectral signatures typically observed in anaesthetized cortex.</w:t>
      </w:r>
    </w:p>
    <w:p w14:paraId="35B5A663" w14:textId="77777777" w:rsidR="00907807" w:rsidRDefault="00907807">
      <w:pPr>
        <w:rPr>
          <w:rFonts w:ascii="Times New Roman" w:eastAsia="SimSun" w:hAnsi="Times New Roman" w:cs="Times New Roman"/>
          <w:sz w:val="24"/>
        </w:rPr>
      </w:pPr>
    </w:p>
    <w:p w14:paraId="28D79F96" w14:textId="77777777" w:rsidR="00907807" w:rsidRDefault="000A1646">
      <w:pPr>
        <w:rPr>
          <w:rFonts w:ascii="Times New Roman" w:eastAsia="SimSun" w:hAnsi="Times New Roman" w:cs="Times New Roman"/>
          <w:sz w:val="24"/>
        </w:rPr>
      </w:pPr>
      <w:r>
        <w:rPr>
          <w:rFonts w:ascii="Times New Roman" w:eastAsia="SimSun" w:hAnsi="Times New Roman" w:cs="Times New Roman" w:hint="eastAsia"/>
          <w:sz w:val="24"/>
        </w:rPr>
        <w:t>To further assess recording quality, we computed the voltage signal-to-noise ratio (vSNR). vSNR was defined as the ratio of the mean peak-to-peak amplitude during Up states (high neural activity) to the mean standard deviation of Down states (background noise). Across both electrodes, vSNR values (4.1 and 3.</w:t>
      </w:r>
      <w:r>
        <w:rPr>
          <w:rFonts w:ascii="Times New Roman" w:eastAsia="SimSun" w:hAnsi="Times New Roman" w:cs="Times New Roman"/>
          <w:sz w:val="24"/>
          <w:lang w:val="en-AU"/>
        </w:rPr>
        <w:t>8</w:t>
      </w:r>
      <w:r>
        <w:rPr>
          <w:rFonts w:ascii="Times New Roman" w:eastAsia="SimSun" w:hAnsi="Times New Roman" w:cs="Times New Roman" w:hint="eastAsia"/>
          <w:sz w:val="24"/>
        </w:rPr>
        <w:t>) indicated clear separation between oscillatory activity and background noise, confirming the ability of NUNCD/CNT electrodes to reliably capture physiologically relevant cortical dynamics.</w:t>
      </w:r>
    </w:p>
    <w:p w14:paraId="6BE36556" w14:textId="77777777" w:rsidR="006A18FC" w:rsidRDefault="006A18FC" w:rsidP="005D74F6">
      <w:pPr>
        <w:rPr>
          <w:ins w:id="365" w:author="Wei Tong" w:date="2025-09-28T13:00:00Z" w16du:dateUtc="2025-09-28T03:00:00Z"/>
          <w:rFonts w:ascii="Times New Roman" w:eastAsia="SimSun" w:hAnsi="Times New Roman" w:cs="Times New Roman"/>
          <w:sz w:val="24"/>
        </w:rPr>
      </w:pPr>
    </w:p>
    <w:p w14:paraId="3B6440D5" w14:textId="28C885C1" w:rsidR="005D74F6" w:rsidRDefault="00E44190" w:rsidP="005D74F6">
      <w:pPr>
        <w:rPr>
          <w:ins w:id="366" w:author="Wei Tong" w:date="2025-09-28T12:54:00Z" w16du:dateUtc="2025-09-28T02:54:00Z"/>
          <w:rFonts w:ascii="Times New Roman" w:eastAsia="SimSun" w:hAnsi="Times New Roman" w:cs="Times New Roman"/>
          <w:sz w:val="24"/>
          <w:lang w:val="en-AU"/>
        </w:rPr>
      </w:pPr>
      <w:ins w:id="367" w:author="Sorel De Leon Vergara" w:date="2025-09-28T15:26:00Z" w16du:dateUtc="2025-09-28T05:26:00Z">
        <w:r>
          <w:rPr>
            <w:rFonts w:ascii="Times New Roman" w:eastAsia="SimSun" w:hAnsi="Times New Roman" w:cs="Times New Roman"/>
            <w:sz w:val="24"/>
          </w:rPr>
          <w:t>T</w:t>
        </w:r>
      </w:ins>
      <w:ins w:id="368" w:author="Wei Tong" w:date="2025-09-28T13:00:00Z" w16du:dateUtc="2025-09-28T03:00:00Z">
        <w:del w:id="369" w:author="Sorel De Leon Vergara" w:date="2025-09-28T15:25:00Z" w16du:dateUtc="2025-09-28T05:25:00Z">
          <w:r w:rsidR="006A18FC" w:rsidDel="00E44190">
            <w:rPr>
              <w:rFonts w:ascii="Times New Roman" w:eastAsia="SimSun" w:hAnsi="Times New Roman" w:cs="Times New Roman"/>
              <w:sz w:val="24"/>
            </w:rPr>
            <w:delText>To evaluate t</w:delText>
          </w:r>
        </w:del>
        <w:r w:rsidR="006A18FC">
          <w:rPr>
            <w:rFonts w:ascii="Times New Roman" w:eastAsia="SimSun" w:hAnsi="Times New Roman" w:cs="Times New Roman"/>
            <w:sz w:val="24"/>
          </w:rPr>
          <w:t>he stimulation capa</w:t>
        </w:r>
      </w:ins>
      <w:ins w:id="370" w:author="Wei Tong" w:date="2025-09-28T13:01:00Z" w16du:dateUtc="2025-09-28T03:01:00Z">
        <w:r w:rsidR="006A18FC">
          <w:rPr>
            <w:rFonts w:ascii="Times New Roman" w:eastAsia="SimSun" w:hAnsi="Times New Roman" w:cs="Times New Roman"/>
            <w:sz w:val="24"/>
          </w:rPr>
          <w:t>bility of the electrodes</w:t>
        </w:r>
      </w:ins>
      <w:ins w:id="371" w:author="Sorel De Leon Vergara" w:date="2025-09-28T15:26:00Z" w16du:dateUtc="2025-09-28T05:26:00Z">
        <w:r w:rsidR="006F723A">
          <w:rPr>
            <w:rFonts w:ascii="Times New Roman" w:eastAsia="SimSun" w:hAnsi="Times New Roman" w:cs="Times New Roman"/>
            <w:sz w:val="24"/>
          </w:rPr>
          <w:t xml:space="preserve"> was evaluated by placing the electrode</w:t>
        </w:r>
      </w:ins>
      <w:ins w:id="372" w:author="Wei Tong" w:date="2025-09-28T13:01:00Z" w16du:dateUtc="2025-09-28T03:01:00Z">
        <w:del w:id="373" w:author="Sorel De Leon Vergara" w:date="2025-09-28T15:26:00Z" w16du:dateUtc="2025-09-28T05:26:00Z">
          <w:r w:rsidR="006A18FC" w:rsidDel="000C6D25">
            <w:rPr>
              <w:rFonts w:ascii="Times New Roman" w:eastAsia="SimSun" w:hAnsi="Times New Roman" w:cs="Times New Roman"/>
              <w:sz w:val="24"/>
            </w:rPr>
            <w:delText>, we</w:delText>
          </w:r>
        </w:del>
      </w:ins>
      <w:ins w:id="374" w:author="Wei Tong" w:date="2025-09-28T12:54:00Z" w16du:dateUtc="2025-09-28T02:54:00Z">
        <w:del w:id="375" w:author="Sorel De Leon Vergara" w:date="2025-09-28T15:26:00Z" w16du:dateUtc="2025-09-28T05:26:00Z">
          <w:r w:rsidR="005D74F6" w:rsidDel="000C6D25">
            <w:rPr>
              <w:rFonts w:ascii="Times New Roman" w:eastAsia="SimSun" w:hAnsi="Times New Roman" w:cs="Times New Roman"/>
              <w:sz w:val="24"/>
            </w:rPr>
            <w:delText xml:space="preserve"> us</w:delText>
          </w:r>
        </w:del>
      </w:ins>
      <w:ins w:id="376" w:author="Wei Tong" w:date="2025-09-28T13:01:00Z" w16du:dateUtc="2025-09-28T03:01:00Z">
        <w:del w:id="377" w:author="Sorel De Leon Vergara" w:date="2025-09-28T15:26:00Z" w16du:dateUtc="2025-09-28T05:26:00Z">
          <w:r w:rsidR="006A18FC" w:rsidDel="000C6D25">
            <w:rPr>
              <w:rFonts w:ascii="Times New Roman" w:eastAsia="SimSun" w:hAnsi="Times New Roman" w:cs="Times New Roman"/>
              <w:sz w:val="24"/>
            </w:rPr>
            <w:delText>ed</w:delText>
          </w:r>
        </w:del>
      </w:ins>
      <w:ins w:id="378" w:author="Sorel De Leon Vergara" w:date="2025-09-28T15:26:00Z" w16du:dateUtc="2025-09-28T05:26:00Z">
        <w:r w:rsidR="000C6D25">
          <w:rPr>
            <w:rFonts w:ascii="Times New Roman" w:eastAsia="SimSun" w:hAnsi="Times New Roman" w:cs="Times New Roman"/>
            <w:sz w:val="24"/>
          </w:rPr>
          <w:t xml:space="preserve"> on an</w:t>
        </w:r>
      </w:ins>
      <w:ins w:id="379" w:author="Wei Tong" w:date="2025-09-28T12:54:00Z" w16du:dateUtc="2025-09-28T02:54:00Z">
        <w:r w:rsidR="005D74F6">
          <w:rPr>
            <w:rFonts w:ascii="Times New Roman" w:eastAsia="SimSun" w:hAnsi="Times New Roman" w:cs="Times New Roman"/>
            <w:sz w:val="24"/>
          </w:rPr>
          <w:t xml:space="preserve"> explanted whole-mount retina and calcium imaging. </w:t>
        </w:r>
      </w:ins>
      <w:ins w:id="380" w:author="Wei Tong" w:date="2025-09-28T13:01:00Z" w16du:dateUtc="2025-09-28T03:01:00Z">
        <w:r w:rsidR="006A18FC">
          <w:rPr>
            <w:rFonts w:ascii="Times New Roman" w:eastAsia="SimSun" w:hAnsi="Times New Roman" w:cs="Times New Roman"/>
            <w:sz w:val="24"/>
            <w:lang w:val="en-AU"/>
          </w:rPr>
          <w:t>E</w:t>
        </w:r>
      </w:ins>
      <w:ins w:id="381" w:author="Wei Tong" w:date="2025-09-28T12:54:00Z" w16du:dateUtc="2025-09-28T02:54:00Z">
        <w:r w:rsidR="005D74F6">
          <w:rPr>
            <w:rFonts w:ascii="Times New Roman" w:eastAsia="SimSun" w:hAnsi="Times New Roman" w:cs="Times New Roman"/>
            <w:sz w:val="24"/>
            <w:lang w:val="en-AU"/>
          </w:rPr>
          <w:t>lectrode</w:t>
        </w:r>
      </w:ins>
      <w:ins w:id="382" w:author="Wei Tong" w:date="2025-09-28T13:01:00Z" w16du:dateUtc="2025-09-28T03:01:00Z">
        <w:r w:rsidR="006A18FC">
          <w:rPr>
            <w:rFonts w:ascii="Times New Roman" w:eastAsia="SimSun" w:hAnsi="Times New Roman" w:cs="Times New Roman"/>
            <w:sz w:val="24"/>
            <w:lang w:val="en-AU"/>
          </w:rPr>
          <w:t xml:space="preserve"> </w:t>
        </w:r>
        <w:commentRangeStart w:id="383"/>
        <w:r w:rsidR="006A18FC">
          <w:rPr>
            <w:rFonts w:ascii="Times New Roman" w:eastAsia="SimSun" w:hAnsi="Times New Roman" w:cs="Times New Roman"/>
            <w:sz w:val="24"/>
            <w:lang w:val="en-AU"/>
          </w:rPr>
          <w:t>#1</w:t>
        </w:r>
        <w:commentRangeEnd w:id="383"/>
        <w:r w:rsidR="006A18FC">
          <w:rPr>
            <w:rStyle w:val="CommentReference"/>
          </w:rPr>
          <w:commentReference w:id="383"/>
        </w:r>
      </w:ins>
      <w:ins w:id="384" w:author="Wei Tong" w:date="2025-09-28T12:54:00Z" w16du:dateUtc="2025-09-28T02:54:00Z">
        <w:r w:rsidR="005D74F6">
          <w:rPr>
            <w:rFonts w:ascii="Times New Roman" w:eastAsia="SimSun" w:hAnsi="Times New Roman" w:cs="Times New Roman"/>
            <w:sz w:val="24"/>
            <w:lang w:val="en-AU"/>
          </w:rPr>
          <w:t xml:space="preserve"> was placed </w:t>
        </w:r>
        <w:proofErr w:type="spellStart"/>
        <w:r w:rsidR="005D74F6">
          <w:rPr>
            <w:rFonts w:ascii="Times New Roman" w:eastAsia="SimSun" w:hAnsi="Times New Roman" w:cs="Times New Roman"/>
            <w:sz w:val="24"/>
            <w:lang w:val="en-AU"/>
          </w:rPr>
          <w:t>epiretinally</w:t>
        </w:r>
        <w:proofErr w:type="spellEnd"/>
        <w:r w:rsidR="005D74F6">
          <w:rPr>
            <w:rFonts w:ascii="Times New Roman" w:eastAsia="SimSun" w:hAnsi="Times New Roman" w:cs="Times New Roman"/>
            <w:sz w:val="24"/>
            <w:lang w:val="en-AU"/>
          </w:rPr>
          <w:t xml:space="preserve"> either on the surface or at a distance of 300 µm away from the RGC layer. Three example cells are shown in </w:t>
        </w:r>
        <w:r w:rsidR="005D74F6">
          <w:rPr>
            <w:rFonts w:ascii="Times New Roman" w:eastAsia="SimSun" w:hAnsi="Times New Roman" w:cs="Times New Roman" w:hint="eastAsia"/>
            <w:sz w:val="24"/>
            <w:lang w:val="en-AU"/>
          </w:rPr>
          <w:t xml:space="preserve">Figure </w:t>
        </w:r>
        <w:r w:rsidR="005D74F6" w:rsidRPr="006A18FC">
          <w:rPr>
            <w:rFonts w:ascii="Times New Roman" w:eastAsia="SimSun" w:hAnsi="Times New Roman" w:cs="Times New Roman"/>
            <w:sz w:val="24"/>
            <w:highlight w:val="yellow"/>
            <w:lang w:val="en-AU"/>
            <w:rPrChange w:id="385" w:author="Wei Tong" w:date="2025-09-28T13:02:00Z" w16du:dateUtc="2025-09-28T03:02:00Z">
              <w:rPr>
                <w:rFonts w:ascii="Times New Roman" w:eastAsia="SimSun" w:hAnsi="Times New Roman" w:cs="Times New Roman"/>
                <w:sz w:val="24"/>
                <w:lang w:val="en-AU"/>
              </w:rPr>
            </w:rPrChange>
          </w:rPr>
          <w:t>4a</w:t>
        </w:r>
        <w:r w:rsidR="005D74F6">
          <w:rPr>
            <w:rFonts w:ascii="Times New Roman" w:eastAsia="SimSun" w:hAnsi="Times New Roman" w:cs="Times New Roman"/>
            <w:sz w:val="24"/>
            <w:lang w:val="en-AU"/>
          </w:rPr>
          <w:t xml:space="preserve">, and their responses to stimulation with increasing amplitudes are illustrated in </w:t>
        </w:r>
        <w:r w:rsidR="005D74F6">
          <w:rPr>
            <w:rFonts w:ascii="Times New Roman" w:eastAsia="SimSun" w:hAnsi="Times New Roman" w:cs="Times New Roman" w:hint="eastAsia"/>
            <w:sz w:val="24"/>
            <w:lang w:val="en-AU"/>
          </w:rPr>
          <w:t xml:space="preserve">Figure </w:t>
        </w:r>
        <w:r w:rsidR="005D74F6" w:rsidRPr="006A18FC">
          <w:rPr>
            <w:rFonts w:ascii="Times New Roman" w:eastAsia="SimSun" w:hAnsi="Times New Roman" w:cs="Times New Roman"/>
            <w:sz w:val="24"/>
            <w:highlight w:val="yellow"/>
            <w:lang w:val="en-AU"/>
            <w:rPrChange w:id="386" w:author="Wei Tong" w:date="2025-09-28T13:02:00Z" w16du:dateUtc="2025-09-28T03:02:00Z">
              <w:rPr>
                <w:rFonts w:ascii="Times New Roman" w:eastAsia="SimSun" w:hAnsi="Times New Roman" w:cs="Times New Roman"/>
                <w:sz w:val="24"/>
                <w:lang w:val="en-AU"/>
              </w:rPr>
            </w:rPrChange>
          </w:rPr>
          <w:t>4b</w:t>
        </w:r>
        <w:r w:rsidR="005D74F6">
          <w:rPr>
            <w:rFonts w:ascii="Times New Roman" w:eastAsia="SimSun" w:hAnsi="Times New Roman" w:cs="Times New Roman"/>
            <w:sz w:val="24"/>
            <w:lang w:val="en-AU"/>
          </w:rPr>
          <w:t xml:space="preserve">. </w:t>
        </w:r>
      </w:ins>
    </w:p>
    <w:p w14:paraId="10180E83" w14:textId="77777777" w:rsidR="005D74F6" w:rsidRDefault="005D74F6" w:rsidP="005D74F6">
      <w:pPr>
        <w:rPr>
          <w:ins w:id="387" w:author="Wei Tong" w:date="2025-09-28T12:54:00Z" w16du:dateUtc="2025-09-28T02:54:00Z"/>
          <w:rFonts w:ascii="Times New Roman" w:eastAsia="SimSun" w:hAnsi="Times New Roman" w:cs="Times New Roman"/>
          <w:sz w:val="24"/>
          <w:lang w:val="en-AU"/>
        </w:rPr>
      </w:pPr>
    </w:p>
    <w:p w14:paraId="05F176FC" w14:textId="77777777" w:rsidR="005D74F6" w:rsidRDefault="005D74F6" w:rsidP="005D74F6">
      <w:pPr>
        <w:rPr>
          <w:ins w:id="388" w:author="Wei Tong" w:date="2025-09-28T12:54:00Z" w16du:dateUtc="2025-09-28T02:54:00Z"/>
          <w:rFonts w:ascii="Times New Roman" w:eastAsia="SimSun" w:hAnsi="Times New Roman" w:cs="Times New Roman"/>
          <w:sz w:val="24"/>
          <w:lang w:val="en-AU"/>
        </w:rPr>
      </w:pPr>
      <w:ins w:id="389" w:author="Wei Tong" w:date="2025-09-28T12:54:00Z" w16du:dateUtc="2025-09-28T02:54:00Z">
        <w:r>
          <w:rPr>
            <w:rFonts w:ascii="Times New Roman" w:eastAsia="SimSun" w:hAnsi="Times New Roman" w:cs="Times New Roman"/>
            <w:sz w:val="24"/>
            <w:lang w:val="en-AU"/>
          </w:rPr>
          <w:t xml:space="preserve">When the electrode was placed on the retinal surface, the three cells responded with onset at 91 s (pink) and 111 s (blue, orange), corresponding to stimulation currents of </w:t>
        </w:r>
        <w:commentRangeStart w:id="390"/>
        <w:r>
          <w:rPr>
            <w:rFonts w:ascii="Times New Roman" w:eastAsia="SimSun" w:hAnsi="Times New Roman" w:cs="Times New Roman"/>
            <w:sz w:val="24"/>
            <w:lang w:val="en-AU"/>
          </w:rPr>
          <w:t>190 µA and 230 µA</w:t>
        </w:r>
        <w:commentRangeEnd w:id="390"/>
        <w:r>
          <w:commentReference w:id="390"/>
        </w:r>
        <w:r>
          <w:rPr>
            <w:rFonts w:ascii="Times New Roman" w:eastAsia="SimSun" w:hAnsi="Times New Roman" w:cs="Times New Roman"/>
            <w:sz w:val="24"/>
            <w:lang w:val="en-AU"/>
          </w:rPr>
          <w:t xml:space="preserve">, respectively (black graphs, </w:t>
        </w:r>
        <w:r>
          <w:rPr>
            <w:rFonts w:ascii="Times New Roman" w:eastAsia="SimSun" w:hAnsi="Times New Roman" w:cs="Times New Roman" w:hint="eastAsia"/>
            <w:sz w:val="24"/>
            <w:lang w:val="en-AU"/>
          </w:rPr>
          <w:t xml:space="preserve">Figure </w:t>
        </w:r>
        <w:r w:rsidRPr="006A18FC">
          <w:rPr>
            <w:rFonts w:ascii="Times New Roman" w:eastAsia="SimSun" w:hAnsi="Times New Roman" w:cs="Times New Roman"/>
            <w:sz w:val="24"/>
            <w:highlight w:val="yellow"/>
            <w:lang w:val="en-AU"/>
            <w:rPrChange w:id="391" w:author="Wei Tong" w:date="2025-09-28T13:02:00Z" w16du:dateUtc="2025-09-28T03:02:00Z">
              <w:rPr>
                <w:rFonts w:ascii="Times New Roman" w:eastAsia="SimSun" w:hAnsi="Times New Roman" w:cs="Times New Roman"/>
                <w:sz w:val="24"/>
                <w:lang w:val="en-AU"/>
              </w:rPr>
            </w:rPrChange>
          </w:rPr>
          <w:t>4b</w:t>
        </w:r>
        <w:r>
          <w:rPr>
            <w:rFonts w:ascii="Times New Roman" w:eastAsia="SimSun" w:hAnsi="Times New Roman" w:cs="Times New Roman"/>
            <w:sz w:val="24"/>
            <w:lang w:val="en-AU"/>
          </w:rPr>
          <w:t xml:space="preserve">). In contrast, when the electrode was positioned at 300 µm above the retina, the same cells were activated with onset at 151 s (pink), </w:t>
        </w:r>
        <w:commentRangeStart w:id="392"/>
        <w:r>
          <w:rPr>
            <w:rFonts w:ascii="Times New Roman" w:eastAsia="SimSun" w:hAnsi="Times New Roman" w:cs="Times New Roman"/>
            <w:sz w:val="24"/>
            <w:lang w:val="en-AU"/>
          </w:rPr>
          <w:t xml:space="preserve">211 s (blue) and 221 s (orange), </w:t>
        </w:r>
        <w:commentRangeEnd w:id="392"/>
        <w:r>
          <w:commentReference w:id="392"/>
        </w:r>
        <w:r>
          <w:rPr>
            <w:rFonts w:ascii="Times New Roman" w:eastAsia="SimSun" w:hAnsi="Times New Roman" w:cs="Times New Roman"/>
            <w:sz w:val="24"/>
            <w:lang w:val="en-AU"/>
          </w:rPr>
          <w:t xml:space="preserve">requiring substantially higher current amplitudes of </w:t>
        </w:r>
        <w:commentRangeStart w:id="393"/>
        <w:r>
          <w:rPr>
            <w:rFonts w:ascii="Times New Roman" w:eastAsia="SimSun" w:hAnsi="Times New Roman" w:cs="Times New Roman"/>
            <w:sz w:val="24"/>
            <w:lang w:val="en-AU"/>
          </w:rPr>
          <w:t>750 µA, 1050 µA, and 1150 µA,</w:t>
        </w:r>
        <w:commentRangeEnd w:id="393"/>
        <w:r>
          <w:commentReference w:id="393"/>
        </w:r>
        <w:r>
          <w:rPr>
            <w:rFonts w:ascii="Times New Roman" w:eastAsia="SimSun" w:hAnsi="Times New Roman" w:cs="Times New Roman"/>
            <w:sz w:val="24"/>
            <w:lang w:val="en-AU"/>
          </w:rPr>
          <w:t xml:space="preserve"> respectively (red graphs, </w:t>
        </w:r>
        <w:r>
          <w:rPr>
            <w:rFonts w:ascii="Times New Roman" w:eastAsia="SimSun" w:hAnsi="Times New Roman" w:cs="Times New Roman" w:hint="eastAsia"/>
            <w:sz w:val="24"/>
            <w:lang w:val="en-AU"/>
          </w:rPr>
          <w:t xml:space="preserve">Figure </w:t>
        </w:r>
        <w:r w:rsidRPr="006A18FC">
          <w:rPr>
            <w:rFonts w:ascii="Times New Roman" w:eastAsia="SimSun" w:hAnsi="Times New Roman" w:cs="Times New Roman"/>
            <w:sz w:val="24"/>
            <w:highlight w:val="yellow"/>
            <w:lang w:val="en-AU"/>
            <w:rPrChange w:id="394" w:author="Wei Tong" w:date="2025-09-28T13:02:00Z" w16du:dateUtc="2025-09-28T03:02:00Z">
              <w:rPr>
                <w:rFonts w:ascii="Times New Roman" w:eastAsia="SimSun" w:hAnsi="Times New Roman" w:cs="Times New Roman"/>
                <w:sz w:val="24"/>
                <w:lang w:val="en-AU"/>
              </w:rPr>
            </w:rPrChange>
          </w:rPr>
          <w:t>4b</w:t>
        </w:r>
        <w:r>
          <w:rPr>
            <w:rFonts w:ascii="Times New Roman" w:eastAsia="SimSun" w:hAnsi="Times New Roman" w:cs="Times New Roman"/>
            <w:sz w:val="24"/>
            <w:lang w:val="en-AU"/>
          </w:rPr>
          <w:t xml:space="preserve">). </w:t>
        </w:r>
      </w:ins>
    </w:p>
    <w:p w14:paraId="1B6E484A" w14:textId="77777777" w:rsidR="005D74F6" w:rsidRDefault="005D74F6" w:rsidP="005D74F6">
      <w:pPr>
        <w:rPr>
          <w:ins w:id="395" w:author="Wei Tong" w:date="2025-09-28T12:54:00Z" w16du:dateUtc="2025-09-28T02:54:00Z"/>
          <w:rFonts w:ascii="Times New Roman" w:eastAsia="SimSun" w:hAnsi="Times New Roman" w:cs="Times New Roman"/>
          <w:sz w:val="24"/>
          <w:lang w:val="en-AU"/>
        </w:rPr>
      </w:pPr>
    </w:p>
    <w:p w14:paraId="70D7EED6" w14:textId="77777777" w:rsidR="005D74F6" w:rsidRDefault="005D74F6" w:rsidP="005D74F6">
      <w:pPr>
        <w:rPr>
          <w:ins w:id="396" w:author="Wei Tong" w:date="2025-09-28T12:54:00Z" w16du:dateUtc="2025-09-28T02:54:00Z"/>
          <w:rFonts w:ascii="Times New Roman" w:eastAsia="SimSun" w:hAnsi="Times New Roman" w:cs="Times New Roman"/>
          <w:sz w:val="24"/>
          <w:lang w:val="en-AU"/>
        </w:rPr>
      </w:pPr>
      <w:ins w:id="397" w:author="Wei Tong" w:date="2025-09-28T12:54:00Z" w16du:dateUtc="2025-09-28T02:54:00Z">
        <w:r>
          <w:rPr>
            <w:rFonts w:ascii="Times New Roman" w:eastAsia="SimSun" w:hAnsi="Times New Roman" w:cs="Times New Roman"/>
            <w:sz w:val="24"/>
            <w:lang w:val="en-AU"/>
          </w:rPr>
          <w:t xml:space="preserve">This significant increase in activation threshold with distance is attributed to the rapid decay of electric field strength as the distance from the electrode increases. </w:t>
        </w:r>
        <w:r>
          <w:rPr>
            <w:rFonts w:ascii="Times New Roman" w:eastAsia="SimSun" w:hAnsi="Times New Roman" w:cs="Times New Roman"/>
            <w:sz w:val="24"/>
          </w:rPr>
          <w:t xml:space="preserve">Therefore, </w:t>
        </w:r>
        <w:r>
          <w:rPr>
            <w:rFonts w:ascii="Times New Roman" w:eastAsia="SimSun" w:hAnsi="Times New Roman" w:cs="Times New Roman"/>
            <w:sz w:val="24"/>
            <w:lang w:val="en-AU"/>
          </w:rPr>
          <w:t>higher current amplitudes are required to reach threshold values for neural activation at increasing distances. These results further highlight the importance of using electrodes with high charge injection capacity for effective stimulation. They also highlight the advantage of flexible electrodes that can conform closely to the surface of the neural tissue, minimizing the distance between the electrode and target neurons.</w:t>
        </w:r>
      </w:ins>
    </w:p>
    <w:p w14:paraId="2437636A" w14:textId="77777777" w:rsidR="00907807" w:rsidRDefault="00907807">
      <w:pPr>
        <w:rPr>
          <w:rFonts w:ascii="Times New Roman" w:hAnsi="Times New Roman" w:cs="Times New Roman"/>
          <w:sz w:val="24"/>
        </w:rPr>
      </w:pPr>
    </w:p>
    <w:p w14:paraId="0E5B8CC2" w14:textId="1A065C5D" w:rsidR="00907807" w:rsidRDefault="000A1646">
      <w:pPr>
        <w:pStyle w:val="ListParagraph"/>
        <w:numPr>
          <w:ilvl w:val="1"/>
          <w:numId w:val="2"/>
        </w:numPr>
        <w:ind w:firstLineChars="0"/>
        <w:rPr>
          <w:rFonts w:ascii="Times New Roman" w:hAnsi="Times New Roman" w:cs="Times New Roman"/>
          <w:b/>
          <w:bCs/>
          <w:sz w:val="24"/>
        </w:rPr>
        <w:pPrChange w:id="398" w:author="Wei Tong" w:date="2025-09-28T12:43:00Z" w16du:dateUtc="2025-09-28T02:43:00Z">
          <w:pPr>
            <w:pStyle w:val="ListParagraph"/>
            <w:numPr>
              <w:ilvl w:val="1"/>
              <w:numId w:val="3"/>
            </w:numPr>
            <w:ind w:left="792" w:firstLineChars="0" w:hanging="432"/>
          </w:pPr>
        </w:pPrChange>
      </w:pPr>
      <w:r>
        <w:rPr>
          <w:rFonts w:ascii="Times New Roman" w:hAnsi="Times New Roman" w:cs="Times New Roman"/>
          <w:b/>
          <w:bCs/>
          <w:sz w:val="24"/>
        </w:rPr>
        <w:lastRenderedPageBreak/>
        <w:t xml:space="preserve">Electrochemical </w:t>
      </w:r>
      <w:ins w:id="399" w:author="Wei Tong" w:date="2025-09-28T13:06:00Z" w16du:dateUtc="2025-09-28T03:06:00Z">
        <w:r w:rsidR="006A18FC">
          <w:rPr>
            <w:rFonts w:ascii="Times New Roman" w:hAnsi="Times New Roman" w:cs="Times New Roman"/>
            <w:b/>
            <w:bCs/>
            <w:sz w:val="24"/>
          </w:rPr>
          <w:t>a</w:t>
        </w:r>
      </w:ins>
      <w:del w:id="400" w:author="Wei Tong" w:date="2025-09-28T13:06:00Z" w16du:dateUtc="2025-09-28T03:06:00Z">
        <w:r w:rsidDel="006A18FC">
          <w:rPr>
            <w:rFonts w:ascii="Times New Roman" w:hAnsi="Times New Roman" w:cs="Times New Roman"/>
            <w:b/>
            <w:bCs/>
            <w:sz w:val="24"/>
          </w:rPr>
          <w:delText>A</w:delText>
        </w:r>
      </w:del>
      <w:r>
        <w:rPr>
          <w:rFonts w:ascii="Times New Roman" w:hAnsi="Times New Roman" w:cs="Times New Roman"/>
          <w:b/>
          <w:bCs/>
          <w:sz w:val="24"/>
        </w:rPr>
        <w:t xml:space="preserve">ssessment of </w:t>
      </w:r>
      <w:r>
        <w:rPr>
          <w:rFonts w:ascii="Times New Roman" w:hAnsi="Times New Roman" w:cs="Times New Roman"/>
          <w:b/>
          <w:bCs/>
          <w:sz w:val="24"/>
          <w:lang w:val="en-AU"/>
        </w:rPr>
        <w:t>NUNCD</w:t>
      </w:r>
      <w:r>
        <w:rPr>
          <w:rFonts w:ascii="Times New Roman" w:hAnsi="Times New Roman" w:cs="Times New Roman"/>
          <w:b/>
          <w:bCs/>
          <w:sz w:val="24"/>
        </w:rPr>
        <w:t xml:space="preserve">/CNT for </w:t>
      </w:r>
      <w:ins w:id="401" w:author="Wei Tong" w:date="2025-09-28T13:06:00Z" w16du:dateUtc="2025-09-28T03:06:00Z">
        <w:r w:rsidR="006A18FC">
          <w:rPr>
            <w:rFonts w:ascii="Times New Roman" w:hAnsi="Times New Roman" w:cs="Times New Roman"/>
            <w:b/>
            <w:bCs/>
            <w:sz w:val="24"/>
          </w:rPr>
          <w:t>d</w:t>
        </w:r>
      </w:ins>
      <w:del w:id="402" w:author="Wei Tong" w:date="2025-09-28T13:06:00Z" w16du:dateUtc="2025-09-28T03:06:00Z">
        <w:r w:rsidDel="006A18FC">
          <w:rPr>
            <w:rFonts w:ascii="Times New Roman" w:hAnsi="Times New Roman" w:cs="Times New Roman"/>
            <w:b/>
            <w:bCs/>
            <w:sz w:val="24"/>
          </w:rPr>
          <w:delText>D</w:delText>
        </w:r>
      </w:del>
      <w:r>
        <w:rPr>
          <w:rFonts w:ascii="Times New Roman" w:hAnsi="Times New Roman" w:cs="Times New Roman"/>
          <w:b/>
          <w:bCs/>
          <w:sz w:val="24"/>
        </w:rPr>
        <w:t xml:space="preserve">opamine </w:t>
      </w:r>
      <w:ins w:id="403" w:author="Wei Tong" w:date="2025-09-28T13:06:00Z" w16du:dateUtc="2025-09-28T03:06:00Z">
        <w:r w:rsidR="006A18FC">
          <w:rPr>
            <w:rFonts w:ascii="Times New Roman" w:hAnsi="Times New Roman" w:cs="Times New Roman"/>
            <w:b/>
            <w:bCs/>
            <w:sz w:val="24"/>
          </w:rPr>
          <w:t>s</w:t>
        </w:r>
      </w:ins>
      <w:del w:id="404" w:author="Wei Tong" w:date="2025-09-28T13:04:00Z" w16du:dateUtc="2025-09-28T03:04:00Z">
        <w:r w:rsidDel="006A18FC">
          <w:rPr>
            <w:rFonts w:ascii="Times New Roman" w:hAnsi="Times New Roman" w:cs="Times New Roman"/>
            <w:b/>
            <w:bCs/>
            <w:sz w:val="24"/>
          </w:rPr>
          <w:delText>s</w:delText>
        </w:r>
      </w:del>
      <w:r>
        <w:rPr>
          <w:rFonts w:ascii="Times New Roman" w:hAnsi="Times New Roman" w:cs="Times New Roman"/>
          <w:b/>
          <w:bCs/>
          <w:sz w:val="24"/>
        </w:rPr>
        <w:t>ensing</w:t>
      </w:r>
    </w:p>
    <w:p w14:paraId="6933B1FC" w14:textId="77777777" w:rsidR="00907807" w:rsidRDefault="00907807">
      <w:pPr>
        <w:rPr>
          <w:rFonts w:ascii="Times New Roman" w:hAnsi="Times New Roman" w:cs="Times New Roman"/>
          <w:sz w:val="24"/>
        </w:rPr>
      </w:pPr>
    </w:p>
    <w:p w14:paraId="7F4003A2" w14:textId="256959B2" w:rsidR="00907807" w:rsidRDefault="006A18FC">
      <w:pPr>
        <w:rPr>
          <w:rFonts w:ascii="Times New Roman" w:hAnsi="Times New Roman" w:cs="Times New Roman"/>
          <w:b/>
          <w:bCs/>
          <w:sz w:val="24"/>
        </w:rPr>
      </w:pPr>
      <w:ins w:id="405" w:author="Wei Tong" w:date="2025-09-28T13:06:00Z" w16du:dateUtc="2025-09-28T03:06:00Z">
        <w:r>
          <w:rPr>
            <w:rFonts w:ascii="Times New Roman" w:hAnsi="Times New Roman" w:cs="Times New Roman"/>
            <w:sz w:val="24"/>
          </w:rPr>
          <w:t>Abnormal d</w:t>
        </w:r>
      </w:ins>
      <w:del w:id="406" w:author="Wei Tong" w:date="2025-09-28T13:06:00Z" w16du:dateUtc="2025-09-28T03:06:00Z">
        <w:r w:rsidDel="006A18FC">
          <w:rPr>
            <w:rFonts w:ascii="Times New Roman" w:hAnsi="Times New Roman" w:cs="Times New Roman" w:hint="eastAsia"/>
            <w:sz w:val="24"/>
          </w:rPr>
          <w:delText>D</w:delText>
        </w:r>
      </w:del>
      <w:r>
        <w:rPr>
          <w:rFonts w:ascii="Times New Roman" w:hAnsi="Times New Roman" w:cs="Times New Roman" w:hint="eastAsia"/>
          <w:sz w:val="24"/>
        </w:rPr>
        <w:t xml:space="preserve">opamine </w:t>
      </w:r>
      <w:del w:id="407" w:author="Wei Tong" w:date="2025-09-28T13:11:00Z" w16du:dateUtc="2025-09-28T03:11:00Z">
        <w:r w:rsidDel="00CE3481">
          <w:rPr>
            <w:rFonts w:ascii="Times New Roman" w:hAnsi="Times New Roman" w:cs="Times New Roman" w:hint="eastAsia"/>
            <w:sz w:val="24"/>
          </w:rPr>
          <w:delText xml:space="preserve">level </w:delText>
        </w:r>
      </w:del>
      <w:ins w:id="408" w:author="Wei Tong" w:date="2025-09-28T13:11:00Z" w16du:dateUtc="2025-09-28T03:11:00Z">
        <w:del w:id="409" w:author="Sorel De Leon Vergara" w:date="2025-09-28T15:27:00Z" w16du:dateUtc="2025-09-28T05:27:00Z">
          <w:r w:rsidR="00CE3481" w:rsidDel="000000A5">
            <w:rPr>
              <w:rFonts w:ascii="Times New Roman" w:hAnsi="Times New Roman" w:cs="Times New Roman"/>
              <w:sz w:val="24"/>
            </w:rPr>
            <w:delText>signal</w:delText>
          </w:r>
        </w:del>
      </w:ins>
      <w:ins w:id="410" w:author="Wei Tong" w:date="2025-09-28T13:15:00Z" w16du:dateUtc="2025-09-28T03:15:00Z">
        <w:del w:id="411" w:author="Sorel De Leon Vergara" w:date="2025-09-28T15:27:00Z" w16du:dateUtc="2025-09-28T05:27:00Z">
          <w:r w:rsidR="00CE3481" w:rsidDel="000000A5">
            <w:rPr>
              <w:rFonts w:ascii="Times New Roman" w:hAnsi="Times New Roman" w:cs="Times New Roman"/>
              <w:sz w:val="24"/>
            </w:rPr>
            <w:delText>l</w:delText>
          </w:r>
        </w:del>
      </w:ins>
      <w:ins w:id="412" w:author="Wei Tong" w:date="2025-09-28T13:11:00Z" w16du:dateUtc="2025-09-28T03:11:00Z">
        <w:del w:id="413" w:author="Sorel De Leon Vergara" w:date="2025-09-28T15:27:00Z" w16du:dateUtc="2025-09-28T05:27:00Z">
          <w:r w:rsidR="00CE3481" w:rsidDel="000000A5">
            <w:rPr>
              <w:rFonts w:ascii="Times New Roman" w:hAnsi="Times New Roman" w:cs="Times New Roman"/>
              <w:sz w:val="24"/>
            </w:rPr>
            <w:delText>ing</w:delText>
          </w:r>
        </w:del>
      </w:ins>
      <w:ins w:id="414" w:author="Sorel De Leon Vergara" w:date="2025-09-28T15:27:00Z" w16du:dateUtc="2025-09-28T05:27:00Z">
        <w:r w:rsidR="000000A5">
          <w:rPr>
            <w:rFonts w:ascii="Times New Roman" w:hAnsi="Times New Roman" w:cs="Times New Roman"/>
            <w:sz w:val="24"/>
          </w:rPr>
          <w:t>signaling</w:t>
        </w:r>
      </w:ins>
      <w:ins w:id="415" w:author="Wei Tong" w:date="2025-09-28T13:11:00Z" w16du:dateUtc="2025-09-28T03:11:00Z">
        <w:r w:rsidR="00CE3481">
          <w:rPr>
            <w:rFonts w:ascii="Times New Roman" w:hAnsi="Times New Roman" w:cs="Times New Roman" w:hint="eastAsia"/>
            <w:sz w:val="24"/>
          </w:rPr>
          <w:t xml:space="preserve"> </w:t>
        </w:r>
      </w:ins>
      <w:del w:id="416" w:author="Wei Tong" w:date="2025-09-28T13:06:00Z" w16du:dateUtc="2025-09-28T03:06:00Z">
        <w:r w:rsidDel="006A18FC">
          <w:rPr>
            <w:rFonts w:ascii="Times New Roman" w:hAnsi="Times New Roman" w:cs="Times New Roman" w:hint="eastAsia"/>
            <w:sz w:val="24"/>
          </w:rPr>
          <w:delText xml:space="preserve">is </w:delText>
        </w:r>
      </w:del>
      <w:ins w:id="417" w:author="Wei Tong" w:date="2025-09-28T13:11:00Z" w16du:dateUtc="2025-09-28T03:11:00Z">
        <w:r w:rsidR="00CE3481">
          <w:rPr>
            <w:rFonts w:ascii="Times New Roman" w:hAnsi="Times New Roman" w:cs="Times New Roman"/>
            <w:sz w:val="24"/>
          </w:rPr>
          <w:t>is</w:t>
        </w:r>
      </w:ins>
      <w:ins w:id="418" w:author="Wei Tong" w:date="2025-09-28T13:06:00Z" w16du:dateUtc="2025-09-28T03:06:00Z">
        <w:r>
          <w:rPr>
            <w:rFonts w:ascii="Times New Roman" w:hAnsi="Times New Roman" w:cs="Times New Roman"/>
            <w:sz w:val="24"/>
          </w:rPr>
          <w:t xml:space="preserve"> associated with</w:t>
        </w:r>
        <w:r>
          <w:rPr>
            <w:rFonts w:ascii="Times New Roman" w:hAnsi="Times New Roman" w:cs="Times New Roman" w:hint="eastAsia"/>
            <w:sz w:val="24"/>
          </w:rPr>
          <w:t xml:space="preserve"> </w:t>
        </w:r>
      </w:ins>
      <w:del w:id="419" w:author="Wei Tong" w:date="2025-09-28T13:06:00Z" w16du:dateUtc="2025-09-28T03:06:00Z">
        <w:r w:rsidDel="006A18FC">
          <w:rPr>
            <w:rFonts w:ascii="Times New Roman" w:hAnsi="Times New Roman" w:cs="Times New Roman" w:hint="eastAsia"/>
            <w:sz w:val="24"/>
          </w:rPr>
          <w:delText xml:space="preserve">an important indicator in the diagnosis of </w:delText>
        </w:r>
      </w:del>
      <w:ins w:id="420" w:author="Wei Tong" w:date="2025-09-28T13:15:00Z" w16du:dateUtc="2025-09-28T03:15:00Z">
        <w:r w:rsidR="00CE3481">
          <w:rPr>
            <w:rFonts w:ascii="Times New Roman" w:hAnsi="Times New Roman" w:cs="Times New Roman"/>
            <w:sz w:val="24"/>
          </w:rPr>
          <w:t>several</w:t>
        </w:r>
      </w:ins>
      <w:del w:id="421" w:author="Wei Tong" w:date="2025-09-28T13:15:00Z" w16du:dateUtc="2025-09-28T03:15:00Z">
        <w:r w:rsidDel="00CE3481">
          <w:rPr>
            <w:rFonts w:ascii="Times New Roman" w:hAnsi="Times New Roman" w:cs="Times New Roman" w:hint="eastAsia"/>
            <w:sz w:val="24"/>
          </w:rPr>
          <w:delText>various</w:delText>
        </w:r>
      </w:del>
      <w:r>
        <w:rPr>
          <w:rFonts w:ascii="Times New Roman" w:hAnsi="Times New Roman" w:cs="Times New Roman" w:hint="eastAsia"/>
          <w:sz w:val="24"/>
        </w:rPr>
        <w:t xml:space="preserve"> neurological disorders, </w:t>
      </w:r>
      <w:del w:id="422" w:author="Wei Tong" w:date="2025-09-28T13:08:00Z" w16du:dateUtc="2025-09-28T03:08:00Z">
        <w:r w:rsidDel="006A18FC">
          <w:rPr>
            <w:rFonts w:ascii="Times New Roman" w:hAnsi="Times New Roman" w:cs="Times New Roman" w:hint="eastAsia"/>
            <w:sz w:val="24"/>
          </w:rPr>
          <w:delText>such as</w:delText>
        </w:r>
      </w:del>
      <w:ins w:id="423" w:author="Wei Tong" w:date="2025-09-28T13:11:00Z" w16du:dateUtc="2025-09-28T03:11:00Z">
        <w:r w:rsidR="00CE3481">
          <w:rPr>
            <w:rFonts w:ascii="Times New Roman" w:hAnsi="Times New Roman" w:cs="Times New Roman"/>
            <w:sz w:val="24"/>
          </w:rPr>
          <w:t>most notably</w:t>
        </w:r>
      </w:ins>
      <w:r>
        <w:rPr>
          <w:rFonts w:ascii="Times New Roman" w:hAnsi="Times New Roman" w:cs="Times New Roman" w:hint="eastAsia"/>
          <w:sz w:val="24"/>
        </w:rPr>
        <w:t xml:space="preserve"> Parkinson</w:t>
      </w:r>
      <w:r>
        <w:rPr>
          <w:rFonts w:ascii="Times New Roman" w:hAnsi="Times New Roman" w:cs="Times New Roman"/>
          <w:sz w:val="24"/>
        </w:rPr>
        <w:t>’</w:t>
      </w:r>
      <w:r>
        <w:rPr>
          <w:rFonts w:ascii="Times New Roman" w:hAnsi="Times New Roman" w:cs="Times New Roman" w:hint="eastAsia"/>
          <w:sz w:val="24"/>
        </w:rPr>
        <w:t>s</w:t>
      </w:r>
      <w:del w:id="424" w:author="Wei Tong" w:date="2025-09-28T13:07:00Z" w16du:dateUtc="2025-09-28T03:07:00Z">
        <w:r w:rsidDel="006A18FC">
          <w:rPr>
            <w:rFonts w:ascii="Times New Roman" w:hAnsi="Times New Roman" w:cs="Times New Roman" w:hint="eastAsia"/>
            <w:sz w:val="24"/>
          </w:rPr>
          <w:delText xml:space="preserve"> disease, anxiety</w:delText>
        </w:r>
      </w:del>
      <w:r>
        <w:rPr>
          <w:rFonts w:ascii="Times New Roman" w:hAnsi="Times New Roman" w:cs="Times New Roman" w:hint="eastAsia"/>
          <w:sz w:val="24"/>
        </w:rPr>
        <w:t xml:space="preserve"> </w:t>
      </w:r>
      <w:del w:id="425" w:author="Wei Tong" w:date="2025-09-28T13:08:00Z" w16du:dateUtc="2025-09-28T03:08:00Z">
        <w:r w:rsidDel="006A18FC">
          <w:rPr>
            <w:rFonts w:ascii="Times New Roman" w:hAnsi="Times New Roman" w:cs="Times New Roman" w:hint="eastAsia"/>
            <w:sz w:val="24"/>
          </w:rPr>
          <w:delText>and Alzheimer</w:delText>
        </w:r>
        <w:r w:rsidDel="006A18FC">
          <w:rPr>
            <w:rFonts w:ascii="Times New Roman" w:hAnsi="Times New Roman" w:cs="Times New Roman"/>
            <w:sz w:val="24"/>
          </w:rPr>
          <w:delText>’</w:delText>
        </w:r>
        <w:r w:rsidDel="006A18FC">
          <w:rPr>
            <w:rFonts w:ascii="Times New Roman" w:hAnsi="Times New Roman" w:cs="Times New Roman" w:hint="eastAsia"/>
            <w:sz w:val="24"/>
          </w:rPr>
          <w:delText xml:space="preserve">s </w:delText>
        </w:r>
      </w:del>
      <w:r>
        <w:rPr>
          <w:rFonts w:ascii="Times New Roman" w:hAnsi="Times New Roman" w:cs="Times New Roman" w:hint="eastAsia"/>
          <w:sz w:val="24"/>
        </w:rPr>
        <w:t>disease</w:t>
      </w:r>
      <w:del w:id="426" w:author="Sorel De Leon Vergara" w:date="2025-09-28T15:27:00Z" w16du:dateUtc="2025-09-28T05:27:00Z">
        <w:r w:rsidDel="000000A5">
          <w:rPr>
            <w:rFonts w:ascii="Times New Roman" w:hAnsi="Times New Roman" w:cs="Times New Roman" w:hint="eastAsia"/>
            <w:sz w:val="24"/>
          </w:rPr>
          <w:delText>.</w:delText>
        </w:r>
      </w:del>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&lt;EndNote&gt;&lt;Cite&gt;&lt;Author&gt;Speranza&lt;/Author&gt;&lt;Year&gt;2025&lt;/Year&gt;&lt;RecNum&gt;220&lt;/RecNum&gt;&lt;DisplayText&gt;[83]&lt;/DisplayText&gt;&lt;record&gt;&lt;rec-number&gt;220&lt;/rec-number&gt;&lt;foreign-keys&gt;&lt;key app="EN" db-id="2rrpazwaferdrnezvfhxvxsyrzp5dzp25dtd" timestamp="1758464125"&gt;220&lt;/key&gt;&lt;/foreign-keys&gt;&lt;ref-type name="Journal Article"&gt;17&lt;/ref-type&gt;&lt;contributors&gt;&lt;authors&gt;&lt;author&gt;Speranza, L.&lt;/author&gt;&lt;author&gt;Miniaci, M. C.&lt;/author&gt;&lt;author&gt;Volpicelli, F.&lt;/author&gt;&lt;/authors&gt;&lt;/contributors&gt;&lt;auth-address&gt;Univ Naples Federico II, Sch Med &amp;amp; Surg, Dept Pharm, I-80131 Naples, Italy&lt;/auth-address&gt;&lt;titles&gt;&lt;title&gt;The Role of Dopamine in Neurological, Psychiatric, and Metabolic Disorders and Cancer: A Complex Web of Interactions&lt;/title&gt;&lt;secondary-title&gt;Biomedicines&lt;/secondary-title&gt;&lt;alt-title&gt;Biomedicines&lt;/alt-title&gt;&lt;/titles&gt;&lt;periodical&gt;&lt;full-title&gt;Biomedicines&lt;/full-title&gt;&lt;abbr-1&gt;Biomedicines&lt;/abbr-1&gt;&lt;/periodical&gt;&lt;alt-periodical&gt;&lt;full-title&gt;Biomedicines&lt;/full-title&gt;&lt;abbr-1&gt;Biomedicines&lt;/abbr-1&gt;&lt;/alt-periodical&gt;&lt;volume&gt;13&lt;/volume&gt;&lt;number&gt;2&lt;/number&gt;&lt;dates&gt;&lt;year&gt;2025&lt;/year&gt;&lt;pub-dates&gt;&lt;date&gt;Feb&lt;/date&gt;&lt;/pub-dates&gt;&lt;/dates&gt;&lt;accession-num&gt;WOS:001431023200001&lt;/accession-num&gt;&lt;urls&gt;&lt;related-urls&gt;&lt;url&gt;&amp;lt;Go to ISI&amp;gt;://WOS:001431023200001&lt;/url&gt;&lt;/related-urls&gt;&lt;/urls&gt;&lt;electronic-resource-num&gt;ARTN 492&amp;#xD;10.3390/biomedicines13020492&lt;/electronic-resource-num&gt;&lt;language&gt;English&lt;/language&gt;&lt;/record&gt;&lt;/Cite&gt;&lt;/EndNote&gt;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sz w:val="24"/>
        </w:rPr>
        <w:t>[83]</w:t>
      </w:r>
      <w:r>
        <w:rPr>
          <w:rFonts w:ascii="Times New Roman" w:hAnsi="Times New Roman" w:cs="Times New Roman"/>
          <w:sz w:val="24"/>
        </w:rPr>
        <w:fldChar w:fldCharType="end"/>
      </w:r>
      <w:ins w:id="427" w:author="Sorel De Leon Vergara" w:date="2025-09-28T15:27:00Z" w16du:dateUtc="2025-09-28T05:27:00Z">
        <w:r w:rsidR="000000A5">
          <w:rPr>
            <w:rFonts w:ascii="Times New Roman" w:hAnsi="Times New Roman" w:cs="Times New Roman"/>
            <w:sz w:val="24"/>
          </w:rPr>
          <w:t>.</w:t>
        </w:r>
      </w:ins>
      <w:r>
        <w:rPr>
          <w:rFonts w:ascii="Times New Roman" w:hAnsi="Times New Roman" w:cs="Times New Roman" w:hint="eastAsia"/>
          <w:sz w:val="24"/>
        </w:rPr>
        <w:t xml:space="preserve"> </w:t>
      </w:r>
      <w:ins w:id="428" w:author="Wei Tong" w:date="2025-09-28T13:07:00Z" w16du:dateUtc="2025-09-28T03:07:00Z">
        <w:r>
          <w:rPr>
            <w:rFonts w:ascii="Times New Roman" w:hAnsi="Times New Roman" w:cs="Times New Roman"/>
            <w:sz w:val="24"/>
          </w:rPr>
          <w:t>Real-time d</w:t>
        </w:r>
      </w:ins>
      <w:del w:id="429" w:author="Wei Tong" w:date="2025-09-28T13:07:00Z" w16du:dateUtc="2025-09-28T03:07:00Z">
        <w:r w:rsidDel="006A18FC">
          <w:rPr>
            <w:rFonts w:ascii="Times New Roman" w:hAnsi="Times New Roman" w:cs="Times New Roman" w:hint="eastAsia"/>
            <w:sz w:val="24"/>
          </w:rPr>
          <w:delText>D</w:delText>
        </w:r>
      </w:del>
      <w:r>
        <w:rPr>
          <w:rFonts w:ascii="Times New Roman" w:hAnsi="Times New Roman" w:cs="Times New Roman" w:hint="eastAsia"/>
          <w:sz w:val="24"/>
        </w:rPr>
        <w:t xml:space="preserve">etection of dopamine </w:t>
      </w:r>
      <w:ins w:id="430" w:author="Wei Tong" w:date="2025-09-28T13:11:00Z" w16du:dateUtc="2025-09-28T03:11:00Z">
        <w:r w:rsidR="00CE3481">
          <w:rPr>
            <w:rFonts w:ascii="Times New Roman" w:hAnsi="Times New Roman" w:cs="Times New Roman"/>
            <w:sz w:val="24"/>
          </w:rPr>
          <w:t>could provide a direct biomarker for closed-loop DBS, where stimulation parameters are adaptively adjusted based on ongoing neuroche</w:t>
        </w:r>
      </w:ins>
      <w:ins w:id="431" w:author="Wei Tong" w:date="2025-09-28T13:12:00Z" w16du:dateUtc="2025-09-28T03:12:00Z">
        <w:r w:rsidR="00CE3481">
          <w:rPr>
            <w:rFonts w:ascii="Times New Roman" w:hAnsi="Times New Roman" w:cs="Times New Roman"/>
            <w:sz w:val="24"/>
          </w:rPr>
          <w:t>mical feedback</w:t>
        </w:r>
      </w:ins>
      <w:del w:id="432" w:author="Wei Tong" w:date="2025-09-28T13:09:00Z" w16du:dateUtc="2025-09-28T03:09:00Z">
        <w:r w:rsidDel="00CE3481">
          <w:rPr>
            <w:rFonts w:ascii="Times New Roman" w:hAnsi="Times New Roman" w:cs="Times New Roman"/>
            <w:sz w:val="24"/>
          </w:rPr>
          <w:delText>allow</w:delText>
        </w:r>
      </w:del>
      <w:del w:id="433" w:author="Wei Tong" w:date="2025-09-28T13:12:00Z" w16du:dateUtc="2025-09-28T03:12:00Z">
        <w:r w:rsidDel="00CE3481">
          <w:rPr>
            <w:rFonts w:ascii="Times New Roman" w:hAnsi="Times New Roman" w:cs="Times New Roman" w:hint="eastAsia"/>
            <w:sz w:val="24"/>
          </w:rPr>
          <w:delText xml:space="preserve">s </w:delText>
        </w:r>
      </w:del>
      <w:del w:id="434" w:author="Wei Tong" w:date="2025-09-28T13:09:00Z" w16du:dateUtc="2025-09-28T03:09:00Z">
        <w:r w:rsidDel="00CE3481">
          <w:rPr>
            <w:rFonts w:ascii="Times New Roman" w:hAnsi="Times New Roman" w:cs="Times New Roman"/>
            <w:sz w:val="24"/>
          </w:rPr>
          <w:delText>real-tim</w:delText>
        </w:r>
      </w:del>
      <w:del w:id="435" w:author="Wei Tong" w:date="2025-09-28T13:12:00Z" w16du:dateUtc="2025-09-28T03:12:00Z">
        <w:r w:rsidDel="00CE3481">
          <w:rPr>
            <w:rFonts w:ascii="Times New Roman" w:hAnsi="Times New Roman" w:cs="Times New Roman" w:hint="eastAsia"/>
            <w:sz w:val="24"/>
          </w:rPr>
          <w:delText xml:space="preserve">e monitoring of </w:delText>
        </w:r>
      </w:del>
      <w:del w:id="436" w:author="Wei Tong" w:date="2025-09-28T13:09:00Z" w16du:dateUtc="2025-09-28T03:09:00Z">
        <w:r w:rsidDel="00CE3481">
          <w:rPr>
            <w:rFonts w:ascii="Times New Roman" w:hAnsi="Times New Roman" w:cs="Times New Roman" w:hint="eastAsia"/>
            <w:sz w:val="24"/>
          </w:rPr>
          <w:delText xml:space="preserve">the </w:delText>
        </w:r>
      </w:del>
      <w:del w:id="437" w:author="Wei Tong" w:date="2025-09-28T13:12:00Z" w16du:dateUtc="2025-09-28T03:12:00Z">
        <w:r w:rsidDel="00CE3481">
          <w:rPr>
            <w:rFonts w:ascii="Times New Roman" w:hAnsi="Times New Roman" w:cs="Times New Roman" w:hint="eastAsia"/>
            <w:sz w:val="24"/>
          </w:rPr>
          <w:delText>neurological functional state</w:delText>
        </w:r>
      </w:del>
      <w:del w:id="438" w:author="Sorel De Leon Vergara" w:date="2025-09-28T15:27:00Z" w16du:dateUtc="2025-09-28T05:27:00Z">
        <w:r w:rsidDel="000000A5">
          <w:rPr>
            <w:rFonts w:ascii="Times New Roman" w:hAnsi="Times New Roman" w:cs="Times New Roman" w:hint="eastAsia"/>
            <w:sz w:val="24"/>
          </w:rPr>
          <w:delText>.</w:delText>
        </w:r>
      </w:del>
      <w:r>
        <w:rPr>
          <w:rFonts w:ascii="Times New Roman" w:hAnsi="Times New Roman" w:cs="Times New Roman"/>
          <w:sz w:val="24"/>
        </w:rPr>
        <w:fldChar w:fldCharType="begin">
          <w:fldData xml:space="preserve">PEVuZE5vdGU+PENpdGU+PEF1dGhvcj5KdW5nPC9BdXRob3I+PFllYXI+MjAyNDwvWWVhcj48UmVj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PEVuZE5vdGU+PENpdGU+PEF1dGhvcj5KdW5nPC9BdXRob3I+PFllYXI+MjAyNDwvWWVhcj48UmVj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rPr>
        <w:t>[84]</w:t>
      </w:r>
      <w:r>
        <w:rPr>
          <w:rFonts w:ascii="Times New Roman" w:hAnsi="Times New Roman" w:cs="Times New Roman"/>
          <w:sz w:val="24"/>
        </w:rPr>
        <w:fldChar w:fldCharType="end"/>
      </w:r>
      <w:ins w:id="439" w:author="Sorel De Leon Vergara" w:date="2025-09-28T15:27:00Z" w16du:dateUtc="2025-09-28T05:27:00Z">
        <w:r w:rsidR="00C1395B">
          <w:rPr>
            <w:rFonts w:ascii="Times New Roman" w:hAnsi="Times New Roman" w:cs="Times New Roman"/>
            <w:sz w:val="24"/>
          </w:rPr>
          <w:t>.</w:t>
        </w:r>
      </w:ins>
      <w:r>
        <w:rPr>
          <w:rFonts w:ascii="Times New Roman" w:hAnsi="Times New Roman" w:cs="Times New Roman" w:hint="eastAsia"/>
          <w:sz w:val="24"/>
        </w:rPr>
        <w:t xml:space="preserve"> </w:t>
      </w:r>
      <w:ins w:id="440" w:author="Wei Tong" w:date="2025-09-28T13:12:00Z" w16du:dateUtc="2025-09-28T03:12:00Z">
        <w:r w:rsidR="00CE3481">
          <w:rPr>
            <w:rFonts w:ascii="Times New Roman" w:hAnsi="Times New Roman" w:cs="Times New Roman"/>
            <w:sz w:val="24"/>
          </w:rPr>
          <w:t xml:space="preserve">We therefore </w:t>
        </w:r>
      </w:ins>
      <w:ins w:id="441" w:author="Wei Tong" w:date="2025-09-28T13:14:00Z" w16du:dateUtc="2025-09-28T03:14:00Z">
        <w:r w:rsidR="00CE3481">
          <w:rPr>
            <w:rFonts w:ascii="Times New Roman" w:hAnsi="Times New Roman" w:cs="Times New Roman"/>
            <w:sz w:val="24"/>
          </w:rPr>
          <w:t>focused on dopamine sensing to demonstrate how</w:t>
        </w:r>
      </w:ins>
      <w:del w:id="442" w:author="Wei Tong" w:date="2025-09-28T13:12:00Z" w16du:dateUtc="2025-09-28T03:12:00Z">
        <w:r w:rsidDel="00CE3481">
          <w:rPr>
            <w:rFonts w:ascii="Times New Roman" w:hAnsi="Times New Roman" w:cs="Times New Roman"/>
            <w:sz w:val="24"/>
          </w:rPr>
          <w:delText>D</w:delText>
        </w:r>
      </w:del>
      <w:del w:id="443" w:author="Wei Tong" w:date="2025-09-28T13:14:00Z" w16du:dateUtc="2025-09-28T03:14:00Z">
        <w:r w:rsidDel="00CE3481">
          <w:rPr>
            <w:rFonts w:ascii="Times New Roman" w:hAnsi="Times New Roman" w:cs="Times New Roman"/>
            <w:sz w:val="24"/>
          </w:rPr>
          <w:delText>opamine</w:delText>
        </w:r>
        <w:r w:rsidDel="00CE3481">
          <w:rPr>
            <w:rFonts w:ascii="Times New Roman" w:hAnsi="Times New Roman" w:cs="Times New Roman" w:hint="eastAsia"/>
            <w:sz w:val="24"/>
          </w:rPr>
          <w:delText xml:space="preserve"> </w:delText>
        </w:r>
      </w:del>
      <w:del w:id="444" w:author="Wei Tong" w:date="2025-09-28T13:12:00Z" w16du:dateUtc="2025-09-28T03:12:00Z">
        <w:r w:rsidDel="00CE3481">
          <w:rPr>
            <w:rFonts w:ascii="Times New Roman" w:hAnsi="Times New Roman" w:cs="Times New Roman"/>
            <w:sz w:val="24"/>
          </w:rPr>
          <w:delText xml:space="preserve">was therefore chosen as an important </w:delText>
        </w:r>
      </w:del>
      <w:del w:id="445" w:author="Wei Tong" w:date="2025-09-28T13:14:00Z" w16du:dateUtc="2025-09-28T03:14:00Z">
        <w:r w:rsidDel="00CE3481">
          <w:rPr>
            <w:rFonts w:ascii="Times New Roman" w:hAnsi="Times New Roman" w:cs="Times New Roman"/>
            <w:sz w:val="24"/>
          </w:rPr>
          <w:delText>neurotransmitte</w:delText>
        </w:r>
        <w:r w:rsidDel="00CE3481">
          <w:rPr>
            <w:rFonts w:ascii="Times New Roman" w:hAnsi="Times New Roman" w:cs="Times New Roman" w:hint="eastAsia"/>
            <w:sz w:val="24"/>
          </w:rPr>
          <w:delText xml:space="preserve">r </w:delText>
        </w:r>
      </w:del>
      <w:del w:id="446" w:author="Wei Tong" w:date="2025-09-28T13:12:00Z" w16du:dateUtc="2025-09-28T03:12:00Z">
        <w:r w:rsidDel="00CE3481">
          <w:rPr>
            <w:rFonts w:ascii="Times New Roman" w:hAnsi="Times New Roman" w:cs="Times New Roman" w:hint="eastAsia"/>
            <w:sz w:val="24"/>
          </w:rPr>
          <w:delText xml:space="preserve">here </w:delText>
        </w:r>
      </w:del>
      <w:del w:id="447" w:author="Wei Tong" w:date="2025-09-28T13:14:00Z" w16du:dateUtc="2025-09-28T03:14:00Z">
        <w:r w:rsidDel="00CE3481">
          <w:rPr>
            <w:rFonts w:ascii="Times New Roman" w:hAnsi="Times New Roman" w:cs="Times New Roman" w:hint="eastAsia"/>
            <w:sz w:val="24"/>
          </w:rPr>
          <w:delText>to assess</w:delText>
        </w:r>
      </w:del>
      <w:ins w:id="448" w:author="Wei Tong" w:date="2025-09-28T13:12:00Z" w16du:dateUtc="2025-09-28T03:12:00Z">
        <w:r w:rsidR="00CE3481">
          <w:rPr>
            <w:rFonts w:ascii="Times New Roman" w:hAnsi="Times New Roman" w:cs="Times New Roman"/>
            <w:sz w:val="24"/>
          </w:rPr>
          <w:t xml:space="preserve"> </w:t>
        </w:r>
      </w:ins>
      <w:del w:id="449" w:author="Wei Tong" w:date="2025-09-28T13:14:00Z" w16du:dateUtc="2025-09-28T03:14:00Z">
        <w:r w:rsidDel="00CE3481">
          <w:rPr>
            <w:rFonts w:ascii="Times New Roman" w:hAnsi="Times New Roman" w:cs="Times New Roman" w:hint="eastAsia"/>
            <w:sz w:val="24"/>
          </w:rPr>
          <w:delText xml:space="preserve"> CNT and </w:delText>
        </w:r>
      </w:del>
      <w:r>
        <w:rPr>
          <w:rFonts w:ascii="Times New Roman" w:hAnsi="Times New Roman" w:cs="Times New Roman" w:hint="eastAsia"/>
          <w:sz w:val="24"/>
        </w:rPr>
        <w:t>NUNCD/CNT</w:t>
      </w:r>
      <w:ins w:id="450" w:author="Wei Tong" w:date="2025-09-28T13:12:00Z" w16du:dateUtc="2025-09-28T03:12:00Z">
        <w:r w:rsidR="00CE3481">
          <w:rPr>
            <w:rFonts w:ascii="Times New Roman" w:hAnsi="Times New Roman" w:cs="Times New Roman"/>
            <w:sz w:val="24"/>
          </w:rPr>
          <w:t xml:space="preserve"> electrodes </w:t>
        </w:r>
      </w:ins>
      <w:ins w:id="451" w:author="Wei Tong" w:date="2025-09-28T13:14:00Z" w16du:dateUtc="2025-09-28T03:14:00Z">
        <w:r w:rsidR="00CE3481">
          <w:rPr>
            <w:rFonts w:ascii="Times New Roman" w:hAnsi="Times New Roman" w:cs="Times New Roman"/>
            <w:sz w:val="24"/>
          </w:rPr>
          <w:t>could integrate chemical detection with electrical interfacing for closed-loop controls</w:t>
        </w:r>
      </w:ins>
      <w:del w:id="452" w:author="Wei Tong" w:date="2025-09-28T13:12:00Z" w16du:dateUtc="2025-09-28T03:12:00Z">
        <w:r w:rsidDel="00CE3481">
          <w:rPr>
            <w:rFonts w:ascii="Times New Roman" w:hAnsi="Times New Roman" w:cs="Times New Roman"/>
            <w:sz w:val="24"/>
          </w:rPr>
          <w:delText>’</w:delText>
        </w:r>
        <w:r w:rsidDel="00CE3481">
          <w:rPr>
            <w:rFonts w:ascii="Times New Roman" w:hAnsi="Times New Roman" w:cs="Times New Roman" w:hint="eastAsia"/>
            <w:sz w:val="24"/>
          </w:rPr>
          <w:delText>s</w:delText>
        </w:r>
        <w:r w:rsidDel="00CE3481">
          <w:rPr>
            <w:rFonts w:ascii="Times New Roman" w:hAnsi="Times New Roman" w:cs="Times New Roman"/>
            <w:sz w:val="24"/>
          </w:rPr>
          <w:delText xml:space="preserve"> ability to detect </w:delText>
        </w:r>
      </w:del>
      <w:bookmarkStart w:id="453" w:name="OLE_LINK6"/>
      <w:del w:id="454" w:author="Wei Tong" w:date="2025-09-28T13:14:00Z" w16du:dateUtc="2025-09-28T03:14:00Z">
        <w:r w:rsidDel="00CE3481">
          <w:rPr>
            <w:rFonts w:ascii="Times New Roman" w:hAnsi="Times New Roman" w:cs="Times New Roman"/>
            <w:sz w:val="24"/>
          </w:rPr>
          <w:delText>catecholamine</w:delText>
        </w:r>
      </w:del>
      <w:del w:id="455" w:author="Wei Tong" w:date="2025-09-28T13:12:00Z" w16du:dateUtc="2025-09-28T03:12:00Z">
        <w:r w:rsidDel="00CE3481">
          <w:rPr>
            <w:rFonts w:ascii="Times New Roman" w:hAnsi="Times New Roman" w:cs="Times New Roman"/>
            <w:sz w:val="24"/>
          </w:rPr>
          <w:delText>s</w:delText>
        </w:r>
      </w:del>
      <w:bookmarkEnd w:id="453"/>
      <w:del w:id="456" w:author="Wei Tong" w:date="2025-09-28T13:14:00Z" w16du:dateUtc="2025-09-28T03:14:00Z">
        <w:r w:rsidDel="00CE3481">
          <w:rPr>
            <w:rFonts w:ascii="Times New Roman" w:hAnsi="Times New Roman" w:cs="Times New Roman"/>
            <w:sz w:val="24"/>
          </w:rPr>
          <w:delText xml:space="preserve">, an important class of </w:delText>
        </w:r>
      </w:del>
      <w:del w:id="457" w:author="Wei Tong" w:date="2025-09-28T13:13:00Z" w16du:dateUtc="2025-09-28T03:13:00Z">
        <w:r w:rsidDel="00CE3481">
          <w:rPr>
            <w:rFonts w:ascii="Times New Roman" w:hAnsi="Times New Roman" w:cs="Times New Roman"/>
            <w:sz w:val="24"/>
          </w:rPr>
          <w:delText xml:space="preserve">biomolecules </w:delText>
        </w:r>
      </w:del>
      <w:del w:id="458" w:author="Wei Tong" w:date="2025-09-28T13:14:00Z" w16du:dateUtc="2025-09-28T03:14:00Z">
        <w:r w:rsidDel="00CE3481">
          <w:rPr>
            <w:rFonts w:ascii="Times New Roman" w:hAnsi="Times New Roman" w:cs="Times New Roman"/>
            <w:sz w:val="24"/>
          </w:rPr>
          <w:delText>in the brain.</w:delText>
        </w:r>
        <w:r w:rsidDel="00CE3481">
          <w:rPr>
            <w:rFonts w:ascii="Times New Roman" w:hAnsi="Times New Roman" w:cs="Times New Roman"/>
            <w:sz w:val="24"/>
          </w:rPr>
          <w:fldChar w:fldCharType="begin">
            <w:fldData xml:space="preserve">PEVuZE5vdGU+PENpdGU+PEF1dGhvcj5GYW48L0F1dGhvcj48WWVhcj4yMDE3PC9ZZWFyPjxSZWNO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</w:fldData>
          </w:fldChar>
        </w:r>
        <w:r w:rsidDel="00CE3481">
          <w:rPr>
            <w:rFonts w:ascii="Times New Roman" w:hAnsi="Times New Roman" w:cs="Times New Roman"/>
            <w:sz w:val="24"/>
          </w:rPr>
          <w:delInstrText xml:space="preserve"> ADDIN EN.CITE </w:delInstrText>
        </w:r>
        <w:r w:rsidDel="00CE3481">
          <w:rPr>
            <w:rFonts w:ascii="Times New Roman" w:hAnsi="Times New Roman" w:cs="Times New Roman"/>
            <w:sz w:val="24"/>
          </w:rPr>
          <w:fldChar w:fldCharType="begin">
            <w:fldData xml:space="preserve">PEVuZE5vdGU+PENpdGU+PEF1dGhvcj5GYW48L0F1dGhvcj48WWVhcj4yMDE3PC9ZZWFyPjxSZWNO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</w:fldData>
          </w:fldChar>
        </w:r>
        <w:r w:rsidDel="00CE3481">
          <w:rPr>
            <w:rFonts w:ascii="Times New Roman" w:hAnsi="Times New Roman" w:cs="Times New Roman"/>
            <w:sz w:val="24"/>
          </w:rPr>
          <w:delInstrText xml:space="preserve"> ADDIN EN.CITE.DATA </w:delInstrText>
        </w:r>
        <w:r w:rsidDel="00CE3481">
          <w:rPr>
            <w:rFonts w:ascii="Times New Roman" w:hAnsi="Times New Roman" w:cs="Times New Roman"/>
            <w:sz w:val="24"/>
          </w:rPr>
        </w:r>
        <w:r w:rsidDel="00CE3481">
          <w:rPr>
            <w:rFonts w:ascii="Times New Roman" w:hAnsi="Times New Roman" w:cs="Times New Roman"/>
            <w:sz w:val="24"/>
          </w:rPr>
          <w:fldChar w:fldCharType="end"/>
        </w:r>
        <w:r w:rsidDel="00CE3481">
          <w:rPr>
            <w:rFonts w:ascii="Times New Roman" w:hAnsi="Times New Roman" w:cs="Times New Roman"/>
            <w:sz w:val="24"/>
          </w:rPr>
        </w:r>
        <w:r w:rsidDel="00CE3481">
          <w:rPr>
            <w:rFonts w:ascii="Times New Roman" w:hAnsi="Times New Roman" w:cs="Times New Roman"/>
            <w:sz w:val="24"/>
          </w:rPr>
          <w:fldChar w:fldCharType="separate"/>
        </w:r>
        <w:r w:rsidDel="00CE3481">
          <w:rPr>
            <w:rFonts w:ascii="Times New Roman" w:hAnsi="Times New Roman" w:cs="Times New Roman"/>
            <w:sz w:val="24"/>
          </w:rPr>
          <w:delText>[67, 85]</w:delText>
        </w:r>
        <w:r w:rsidDel="00CE3481">
          <w:rPr>
            <w:rFonts w:ascii="Times New Roman" w:hAnsi="Times New Roman" w:cs="Times New Roman"/>
            <w:sz w:val="24"/>
          </w:rPr>
          <w:fldChar w:fldCharType="end"/>
        </w:r>
      </w:del>
      <w:ins w:id="459" w:author="Wei Tong" w:date="2025-09-28T13:15:00Z" w16du:dateUtc="2025-09-28T03:15:00Z">
        <w:r w:rsidR="00CE3481">
          <w:rPr>
            <w:rFonts w:ascii="Times New Roman" w:hAnsi="Times New Roman" w:cs="Times New Roman"/>
            <w:sz w:val="24"/>
          </w:rPr>
          <w:t>.</w:t>
        </w:r>
      </w:ins>
      <w:del w:id="460" w:author="Wei Tong" w:date="2025-09-28T13:14:00Z" w16du:dateUtc="2025-09-28T03:14:00Z">
        <w:r w:rsidDel="00CE3481">
          <w:rPr>
            <w:rFonts w:ascii="Times New Roman" w:hAnsi="Times New Roman" w:cs="Times New Roman" w:hint="eastAsia"/>
            <w:sz w:val="24"/>
          </w:rPr>
          <w:delText xml:space="preserve">  </w:delText>
        </w:r>
      </w:del>
    </w:p>
    <w:p w14:paraId="55D85E0E" w14:textId="77777777" w:rsidR="00907807" w:rsidRDefault="00907807">
      <w:pPr>
        <w:rPr>
          <w:rFonts w:ascii="Times New Roman" w:hAnsi="Times New Roman" w:cs="Times New Roman"/>
          <w:b/>
          <w:bCs/>
          <w:sz w:val="24"/>
        </w:rPr>
      </w:pPr>
    </w:p>
    <w:p w14:paraId="20182728" w14:textId="77777777" w:rsidR="00907807" w:rsidRDefault="000A1646">
      <w:pPr>
        <w:rPr>
          <w:rFonts w:ascii="Times New Roman" w:hAnsi="Times New Roman" w:cs="Times New Roman"/>
          <w:b/>
          <w:bCs/>
          <w:sz w:val="24"/>
          <w:lang w:val="en-AU"/>
        </w:rPr>
      </w:pPr>
      <w:r>
        <w:rPr>
          <w:rFonts w:ascii="Times New Roman" w:hAnsi="Times New Roman" w:cs="Times New Roman"/>
          <w:b/>
          <w:bCs/>
          <w:noProof/>
          <w:sz w:val="24"/>
          <w:lang w:val="en-AU"/>
        </w:rPr>
        <w:drawing>
          <wp:inline distT="0" distB="0" distL="114300" distR="114300" wp14:anchorId="09649E2E" wp14:editId="74150B4C">
            <wp:extent cx="5466080" cy="5253990"/>
            <wp:effectExtent l="0" t="0" r="7620" b="3810"/>
            <wp:docPr id="12" name="图片 12" descr="Fig 4-0920-改Unit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 4-0920-改Unit后"/>
                    <pic:cNvPicPr>
                      <a:picLocks noChangeAspect="1"/>
                    </pic:cNvPicPr>
                  </pic:nvPicPr>
                  <pic:blipFill>
                    <a:blip r:embed="rId18"/>
                    <a:stretch>
                      <a:fillRect/>
                    </a:stretch>
                  </pic:blipFill>
                  <pic:spPr>
                    <a:xfrm>
                      <a:off x="0" y="0"/>
                      <a:ext cx="5466080" cy="5253990"/>
                    </a:xfrm>
                    <a:prstGeom prst="rect">
                      <a:avLst/>
                    </a:prstGeom>
                  </pic:spPr>
                </pic:pic>
              </a:graphicData>
            </a:graphic>
          </wp:inline>
        </w:drawing>
      </w:r>
    </w:p>
    <w:p w14:paraId="42084004" w14:textId="5A69F55D" w:rsidR="00907807" w:rsidRDefault="000A1646">
      <w:pPr>
        <w:rPr>
          <w:rFonts w:ascii="Times New Roman" w:hAnsi="Times New Roman" w:cs="Times New Roman"/>
          <w:sz w:val="24"/>
        </w:rPr>
      </w:pPr>
      <w:r>
        <w:rPr>
          <w:rFonts w:ascii="Times New Roman" w:hAnsi="Times New Roman" w:cs="Times New Roman"/>
          <w:b/>
          <w:bCs/>
          <w:sz w:val="24"/>
        </w:rPr>
        <w:t xml:space="preserve">Figure </w:t>
      </w:r>
      <w:r>
        <w:rPr>
          <w:rFonts w:ascii="Times New Roman" w:hAnsi="Times New Roman" w:cs="Times New Roman" w:hint="eastAsia"/>
          <w:b/>
          <w:bCs/>
          <w:sz w:val="24"/>
        </w:rPr>
        <w:t>5</w:t>
      </w:r>
      <w:r>
        <w:rPr>
          <w:rFonts w:ascii="Times New Roman" w:hAnsi="Times New Roman" w:cs="Times New Roman"/>
          <w:b/>
          <w:bCs/>
          <w:sz w:val="24"/>
        </w:rPr>
        <w:t xml:space="preserve">. Dopamine sensing </w:t>
      </w:r>
      <w:ins w:id="461" w:author="Wei Tong" w:date="2025-09-28T13:16:00Z" w16du:dateUtc="2025-09-28T03:16:00Z">
        <w:r w:rsidR="00CE3481">
          <w:rPr>
            <w:rFonts w:ascii="Times New Roman" w:hAnsi="Times New Roman" w:cs="Times New Roman"/>
            <w:b/>
            <w:bCs/>
            <w:sz w:val="24"/>
          </w:rPr>
          <w:t xml:space="preserve">capability </w:t>
        </w:r>
      </w:ins>
      <w:r>
        <w:rPr>
          <w:rFonts w:ascii="Times New Roman" w:hAnsi="Times New Roman" w:cs="Times New Roman"/>
          <w:b/>
          <w:bCs/>
          <w:sz w:val="24"/>
        </w:rPr>
        <w:t xml:space="preserve">and biofouling </w:t>
      </w:r>
      <w:del w:id="462" w:author="Wei Tong" w:date="2025-09-28T13:16:00Z" w16du:dateUtc="2025-09-28T03:16:00Z">
        <w:r w:rsidDel="00CE3481">
          <w:rPr>
            <w:rFonts w:ascii="Times New Roman" w:hAnsi="Times New Roman" w:cs="Times New Roman"/>
            <w:b/>
            <w:bCs/>
            <w:sz w:val="24"/>
          </w:rPr>
          <w:delText xml:space="preserve">stability </w:delText>
        </w:r>
      </w:del>
      <w:ins w:id="463" w:author="Wei Tong" w:date="2025-09-28T13:16:00Z" w16du:dateUtc="2025-09-28T03:16:00Z">
        <w:r w:rsidR="00CE3481">
          <w:rPr>
            <w:rFonts w:ascii="Times New Roman" w:hAnsi="Times New Roman" w:cs="Times New Roman"/>
            <w:b/>
            <w:bCs/>
            <w:sz w:val="24"/>
          </w:rPr>
          <w:t xml:space="preserve">resistance </w:t>
        </w:r>
      </w:ins>
      <w:r>
        <w:rPr>
          <w:rFonts w:ascii="Times New Roman" w:hAnsi="Times New Roman" w:cs="Times New Roman"/>
          <w:b/>
          <w:bCs/>
          <w:sz w:val="24"/>
        </w:rPr>
        <w:t>of CNT and NUNCD/CNT (deposited at 750 °C).</w:t>
      </w:r>
      <w:r>
        <w:rPr>
          <w:rFonts w:ascii="Times New Roman" w:hAnsi="Times New Roman" w:cs="Times New Roman"/>
          <w:sz w:val="24"/>
        </w:rPr>
        <w:t xml:space="preserve"> (</w:t>
      </w:r>
      <w:proofErr w:type="spellStart"/>
      <w:r>
        <w:rPr>
          <w:rFonts w:ascii="Times New Roman" w:hAnsi="Times New Roman" w:cs="Times New Roman"/>
          <w:sz w:val="24"/>
        </w:rPr>
        <w:t>a,b</w:t>
      </w:r>
      <w:proofErr w:type="spellEnd"/>
      <w:r>
        <w:rPr>
          <w:rFonts w:ascii="Times New Roman" w:hAnsi="Times New Roman" w:cs="Times New Roman"/>
          <w:sz w:val="24"/>
        </w:rPr>
        <w:t xml:space="preserve">) Representative CVs of (a) CNT mat and (b) </w:t>
      </w:r>
      <w:r>
        <w:rPr>
          <w:rFonts w:ascii="Times New Roman" w:hAnsi="Times New Roman" w:cs="Times New Roman"/>
          <w:sz w:val="24"/>
          <w:lang w:val="en-AU"/>
        </w:rPr>
        <w:t>NUNCD</w:t>
      </w:r>
      <w:r>
        <w:rPr>
          <w:rFonts w:ascii="Times New Roman" w:hAnsi="Times New Roman" w:cs="Times New Roman"/>
          <w:sz w:val="24"/>
        </w:rPr>
        <w:t>/CNT in dopamine solutions (0.1-</w:t>
      </w:r>
      <w:r>
        <w:rPr>
          <w:rFonts w:ascii="Times New Roman" w:hAnsi="Times New Roman" w:cs="Times New Roman"/>
          <w:sz w:val="24"/>
          <w:lang w:val="en-AU"/>
        </w:rPr>
        <w:t>1</w:t>
      </w:r>
      <w:r>
        <w:rPr>
          <w:rFonts w:ascii="Times New Roman" w:hAnsi="Times New Roman" w:cs="Times New Roman"/>
          <w:sz w:val="24"/>
        </w:rPr>
        <w:t xml:space="preserve"> </w:t>
      </w:r>
      <w:r>
        <w:rPr>
          <w:rFonts w:ascii="Times New Roman" w:hAnsi="Times New Roman" w:cs="Times New Roman" w:hint="eastAsia"/>
          <w:sz w:val="24"/>
        </w:rPr>
        <w:t>m</w:t>
      </w:r>
      <w:r>
        <w:rPr>
          <w:rFonts w:ascii="Times New Roman" w:hAnsi="Times New Roman" w:cs="Times New Roman"/>
          <w:sz w:val="24"/>
        </w:rPr>
        <w:t>M). (</w:t>
      </w:r>
      <w:proofErr w:type="spellStart"/>
      <w:r>
        <w:rPr>
          <w:rFonts w:ascii="Times New Roman" w:hAnsi="Times New Roman" w:cs="Times New Roman"/>
          <w:sz w:val="24"/>
        </w:rPr>
        <w:t>d,e</w:t>
      </w:r>
      <w:proofErr w:type="spellEnd"/>
      <w:r>
        <w:rPr>
          <w:rFonts w:ascii="Times New Roman" w:hAnsi="Times New Roman" w:cs="Times New Roman"/>
          <w:sz w:val="24"/>
        </w:rPr>
        <w:t>) Background subtracted CVs corresponding to (</w:t>
      </w:r>
      <w:proofErr w:type="spellStart"/>
      <w:r>
        <w:rPr>
          <w:rFonts w:ascii="Times New Roman" w:hAnsi="Times New Roman" w:cs="Times New Roman"/>
          <w:sz w:val="24"/>
        </w:rPr>
        <w:t>a,b</w:t>
      </w:r>
      <w:proofErr w:type="spellEnd"/>
      <w:r>
        <w:rPr>
          <w:rFonts w:ascii="Times New Roman" w:hAnsi="Times New Roman" w:cs="Times New Roman"/>
          <w:sz w:val="24"/>
        </w:rPr>
        <w:t xml:space="preserve">). (c) Linear fits of oxidation peak current versus dopamine concentration for CNT and </w:t>
      </w:r>
      <w:r>
        <w:rPr>
          <w:rFonts w:ascii="Times New Roman" w:hAnsi="Times New Roman" w:cs="Times New Roman"/>
          <w:sz w:val="24"/>
          <w:lang w:val="en-AU"/>
        </w:rPr>
        <w:t>NUNCD</w:t>
      </w:r>
      <w:r>
        <w:rPr>
          <w:rFonts w:ascii="Times New Roman" w:hAnsi="Times New Roman" w:cs="Times New Roman"/>
          <w:sz w:val="24"/>
        </w:rPr>
        <w:t>/CNT</w:t>
      </w:r>
      <w:r>
        <w:rPr>
          <w:rFonts w:ascii="Times New Roman" w:hAnsi="Times New Roman" w:cs="Times New Roman"/>
          <w:sz w:val="24"/>
          <w:lang w:val="en-AU"/>
        </w:rPr>
        <w:t>.</w:t>
      </w:r>
      <w:r>
        <w:rPr>
          <w:rFonts w:ascii="Times New Roman" w:hAnsi="Times New Roman" w:cs="Times New Roman"/>
          <w:sz w:val="24"/>
        </w:rPr>
        <w:t xml:space="preserve"> (</w:t>
      </w:r>
      <w:r>
        <w:rPr>
          <w:rFonts w:ascii="Times New Roman" w:hAnsi="Times New Roman" w:cs="Times New Roman" w:hint="eastAsia"/>
          <w:sz w:val="24"/>
        </w:rPr>
        <w:t>f</w:t>
      </w:r>
      <w:r>
        <w:rPr>
          <w:rFonts w:ascii="Times New Roman" w:hAnsi="Times New Roman" w:cs="Times New Roman"/>
          <w:sz w:val="24"/>
        </w:rPr>
        <w:t xml:space="preserve">) Dopamine detection sensitivity of CNT (n=5) and </w:t>
      </w:r>
      <w:r>
        <w:rPr>
          <w:rFonts w:ascii="Times New Roman" w:hAnsi="Times New Roman" w:cs="Times New Roman"/>
          <w:sz w:val="24"/>
          <w:lang w:val="en-AU"/>
        </w:rPr>
        <w:t>NUNCD</w:t>
      </w:r>
      <w:r>
        <w:rPr>
          <w:rFonts w:ascii="Times New Roman" w:hAnsi="Times New Roman" w:cs="Times New Roman"/>
          <w:sz w:val="24"/>
        </w:rPr>
        <w:t xml:space="preserve">/CNT (n=5). </w:t>
      </w:r>
      <w:r>
        <w:rPr>
          <w:rFonts w:ascii="Times New Roman" w:hAnsi="Times New Roman" w:cs="Times New Roman" w:hint="eastAsia"/>
          <w:sz w:val="24"/>
        </w:rPr>
        <w:t xml:space="preserve">(g) </w:t>
      </w:r>
      <w:r>
        <w:rPr>
          <w:rFonts w:ascii="Times New Roman" w:hAnsi="Times New Roman" w:cs="Times New Roman"/>
          <w:sz w:val="24"/>
        </w:rPr>
        <w:t>Schematic t</w:t>
      </w:r>
      <w:r>
        <w:rPr>
          <w:rFonts w:ascii="Times New Roman" w:hAnsi="Times New Roman" w:cs="Times New Roman" w:hint="eastAsia"/>
          <w:sz w:val="24"/>
        </w:rPr>
        <w:t>imeline of the biofouling test</w:t>
      </w:r>
      <w:r>
        <w:rPr>
          <w:rFonts w:ascii="Times New Roman" w:hAnsi="Times New Roman" w:cs="Times New Roman"/>
          <w:sz w:val="24"/>
        </w:rPr>
        <w:t>.</w:t>
      </w:r>
      <w:ins w:id="464" w:author="Wei Tong" w:date="2025-09-28T13:18:00Z" w16du:dateUtc="2025-09-28T03:18:00Z">
        <w:r w:rsidR="00CE3481">
          <w:rPr>
            <w:rFonts w:ascii="Times New Roman" w:hAnsi="Times New Roman" w:cs="Times New Roman"/>
            <w:sz w:val="24"/>
          </w:rPr>
          <w:t xml:space="preserve"> Samples were immersed in 15% </w:t>
        </w:r>
      </w:ins>
      <w:ins w:id="465" w:author="Wei Tong" w:date="2025-09-28T13:19:00Z" w16du:dateUtc="2025-09-28T03:19:00Z">
        <w:r w:rsidR="00CE3481">
          <w:rPr>
            <w:rFonts w:ascii="Times New Roman" w:hAnsi="Times New Roman" w:cs="Times New Roman"/>
            <w:sz w:val="24"/>
          </w:rPr>
          <w:t>horse</w:t>
        </w:r>
      </w:ins>
      <w:ins w:id="466" w:author="Wei Tong" w:date="2025-09-28T13:18:00Z" w16du:dateUtc="2025-09-28T03:18:00Z">
        <w:r w:rsidR="00CE3481">
          <w:rPr>
            <w:rFonts w:ascii="Times New Roman" w:hAnsi="Times New Roman" w:cs="Times New Roman"/>
            <w:sz w:val="24"/>
          </w:rPr>
          <w:t xml:space="preserve"> serum</w:t>
        </w:r>
      </w:ins>
      <w:ins w:id="467" w:author="Wei Tong" w:date="2025-09-28T13:19:00Z" w16du:dateUtc="2025-09-28T03:19:00Z">
        <w:r w:rsidR="00CE3481">
          <w:rPr>
            <w:rFonts w:ascii="Times New Roman" w:hAnsi="Times New Roman" w:cs="Times New Roman"/>
            <w:sz w:val="24"/>
          </w:rPr>
          <w:t xml:space="preserve"> (HS) solution thorough the test, with repeated CVs in the first 6 hours.</w:t>
        </w:r>
      </w:ins>
      <w:r>
        <w:rPr>
          <w:rFonts w:ascii="Times New Roman" w:hAnsi="Times New Roman" w:cs="Times New Roman" w:hint="eastAsia"/>
          <w:sz w:val="24"/>
        </w:rPr>
        <w:t xml:space="preserve"> (h) Schematic diagram of </w:t>
      </w:r>
      <w:r>
        <w:rPr>
          <w:rFonts w:ascii="Times New Roman" w:hAnsi="Times New Roman" w:cs="Times New Roman"/>
          <w:sz w:val="24"/>
        </w:rPr>
        <w:t>regions shown</w:t>
      </w:r>
      <w:r>
        <w:rPr>
          <w:rFonts w:ascii="Times New Roman" w:hAnsi="Times New Roman" w:cs="Times New Roman" w:hint="eastAsia"/>
          <w:sz w:val="24"/>
        </w:rPr>
        <w:t xml:space="preserve"> in (i); (i) SEM </w:t>
      </w:r>
      <w:r>
        <w:rPr>
          <w:rFonts w:ascii="Times New Roman" w:hAnsi="Times New Roman" w:cs="Times New Roman"/>
          <w:sz w:val="24"/>
        </w:rPr>
        <w:t xml:space="preserve">images </w:t>
      </w:r>
      <w:r>
        <w:rPr>
          <w:rFonts w:ascii="Times New Roman" w:hAnsi="Times New Roman" w:cs="Times New Roman" w:hint="eastAsia"/>
          <w:sz w:val="24"/>
        </w:rPr>
        <w:t xml:space="preserve">of </w:t>
      </w:r>
      <w:r>
        <w:rPr>
          <w:rFonts w:ascii="Times New Roman" w:hAnsi="Times New Roman" w:cs="Times New Roman"/>
          <w:sz w:val="24"/>
        </w:rPr>
        <w:lastRenderedPageBreak/>
        <w:t xml:space="preserve">electrode surfaces </w:t>
      </w:r>
      <w:r>
        <w:rPr>
          <w:rFonts w:ascii="Times New Roman" w:hAnsi="Times New Roman" w:cs="Times New Roman" w:hint="eastAsia"/>
          <w:sz w:val="24"/>
        </w:rPr>
        <w:t xml:space="preserve"> without biofouling and after </w:t>
      </w:r>
      <w:r>
        <w:rPr>
          <w:rFonts w:ascii="Times New Roman" w:hAnsi="Times New Roman" w:cs="Times New Roman"/>
          <w:sz w:val="24"/>
        </w:rPr>
        <w:t xml:space="preserve">22 hours of </w:t>
      </w:r>
      <w:r>
        <w:rPr>
          <w:rFonts w:ascii="Times New Roman" w:hAnsi="Times New Roman" w:cs="Times New Roman" w:hint="eastAsia"/>
          <w:sz w:val="24"/>
        </w:rPr>
        <w:t>biofouling; (j) Percentage</w:t>
      </w:r>
      <w:r>
        <w:rPr>
          <w:rFonts w:ascii="Times New Roman" w:hAnsi="Times New Roman" w:cs="Times New Roman"/>
          <w:sz w:val="24"/>
        </w:rPr>
        <w:t xml:space="preserve"> change in</w:t>
      </w:r>
      <w:r>
        <w:rPr>
          <w:rFonts w:ascii="Times New Roman" w:hAnsi="Times New Roman" w:cs="Times New Roman" w:hint="eastAsia"/>
          <w:sz w:val="24"/>
        </w:rPr>
        <w:t xml:space="preserve"> </w:t>
      </w:r>
      <w:r>
        <w:rPr>
          <w:rFonts w:ascii="Times New Roman" w:hAnsi="Times New Roman" w:cs="Times New Roman"/>
          <w:sz w:val="24"/>
        </w:rPr>
        <w:t>sensitivity</w:t>
      </w:r>
      <w:r>
        <w:rPr>
          <w:rFonts w:ascii="Times New Roman" w:hAnsi="Times New Roman" w:cs="Times New Roman" w:hint="eastAsia"/>
          <w:sz w:val="24"/>
        </w:rPr>
        <w:t xml:space="preserve"> of CNT(n=3) and NUNCD/CNT (n=4) after different biofou</w:t>
      </w:r>
      <w:r>
        <w:rPr>
          <w:rFonts w:ascii="Times New Roman" w:hAnsi="Times New Roman" w:cs="Times New Roman"/>
          <w:sz w:val="24"/>
        </w:rPr>
        <w:t>l</w:t>
      </w:r>
      <w:r>
        <w:rPr>
          <w:rFonts w:ascii="Times New Roman" w:hAnsi="Times New Roman" w:cs="Times New Roman" w:hint="eastAsia"/>
          <w:sz w:val="24"/>
        </w:rPr>
        <w:t xml:space="preserve">ing durations; </w:t>
      </w:r>
      <w:r>
        <w:rPr>
          <w:rFonts w:ascii="Times New Roman" w:hAnsi="Times New Roman" w:cs="Times New Roman"/>
          <w:sz w:val="24"/>
        </w:rPr>
        <w:t xml:space="preserve">Data shown as mean and standard </w:t>
      </w:r>
      <w:r>
        <w:rPr>
          <w:rFonts w:ascii="Times New Roman" w:hAnsi="Times New Roman" w:cs="Times New Roman" w:hint="eastAsia"/>
          <w:sz w:val="24"/>
        </w:rPr>
        <w:t>error.( NS</w:t>
      </w:r>
      <w:r>
        <w:rPr>
          <w:rFonts w:ascii="Times New Roman" w:hAnsi="Times New Roman" w:cs="Times New Roman"/>
          <w:sz w:val="24"/>
        </w:rPr>
        <w:t>: p&gt;0.05; **p&lt;0.01.</w:t>
      </w:r>
      <w:r>
        <w:rPr>
          <w:rFonts w:ascii="Times New Roman" w:hAnsi="Times New Roman" w:cs="Times New Roman" w:hint="eastAsia"/>
          <w:sz w:val="24"/>
        </w:rPr>
        <w:t>)</w:t>
      </w:r>
    </w:p>
    <w:p w14:paraId="4D6D29F3" w14:textId="77777777" w:rsidR="00907807" w:rsidRDefault="00907807">
      <w:pPr>
        <w:rPr>
          <w:rFonts w:ascii="Times New Roman" w:hAnsi="Times New Roman" w:cs="Times New Roman"/>
          <w:sz w:val="24"/>
        </w:rPr>
      </w:pPr>
    </w:p>
    <w:p w14:paraId="07D7FE08" w14:textId="65116829" w:rsidR="00907807" w:rsidRDefault="000A1646">
      <w:pPr>
        <w:rPr>
          <w:rFonts w:ascii="Times New Roman" w:hAnsi="Times New Roman" w:cs="Times New Roman"/>
          <w:sz w:val="24"/>
        </w:rPr>
      </w:pPr>
      <w:r>
        <w:rPr>
          <w:rFonts w:ascii="Times New Roman" w:hAnsi="Times New Roman" w:cs="Times New Roman"/>
          <w:sz w:val="24"/>
        </w:rPr>
        <w:t>Representative</w:t>
      </w:r>
      <w:r>
        <w:rPr>
          <w:rFonts w:ascii="Times New Roman" w:hAnsi="Times New Roman" w:cs="Times New Roman" w:hint="eastAsia"/>
          <w:sz w:val="24"/>
        </w:rPr>
        <w:t xml:space="preserve"> CVs</w:t>
      </w:r>
      <w:r>
        <w:rPr>
          <w:rFonts w:ascii="Times New Roman" w:hAnsi="Times New Roman" w:cs="Times New Roman"/>
          <w:sz w:val="24"/>
        </w:rPr>
        <w:t xml:space="preserve"> measured using CNT and NUNCD/CNT</w:t>
      </w:r>
      <w:r>
        <w:rPr>
          <w:rFonts w:ascii="Times New Roman" w:hAnsi="Times New Roman" w:cs="Times New Roman"/>
          <w:sz w:val="24"/>
          <w:lang w:val="en-AU"/>
        </w:rPr>
        <w:t xml:space="preserve"> </w:t>
      </w:r>
      <w:r>
        <w:rPr>
          <w:rFonts w:ascii="Times New Roman" w:hAnsi="Times New Roman" w:cs="Times New Roman"/>
          <w:sz w:val="24"/>
        </w:rPr>
        <w:t>electrodes</w:t>
      </w:r>
      <w:r>
        <w:rPr>
          <w:rFonts w:ascii="Times New Roman" w:hAnsi="Times New Roman" w:cs="Times New Roman" w:hint="eastAsia"/>
          <w:sz w:val="24"/>
        </w:rPr>
        <w:t xml:space="preserve"> in </w:t>
      </w:r>
      <w:r>
        <w:rPr>
          <w:rFonts w:ascii="Times New Roman" w:hAnsi="Times New Roman" w:cs="Times New Roman"/>
          <w:sz w:val="24"/>
        </w:rPr>
        <w:t>dopamine</w:t>
      </w:r>
      <w:r>
        <w:rPr>
          <w:rFonts w:ascii="Times New Roman" w:hAnsi="Times New Roman" w:cs="Times New Roman" w:hint="eastAsia"/>
          <w:sz w:val="24"/>
        </w:rPr>
        <w:t xml:space="preserve"> solutions of </w:t>
      </w:r>
      <w:r>
        <w:rPr>
          <w:rFonts w:ascii="Times New Roman" w:hAnsi="Times New Roman" w:cs="Times New Roman"/>
          <w:sz w:val="24"/>
        </w:rPr>
        <w:t>increasing</w:t>
      </w:r>
      <w:r>
        <w:rPr>
          <w:rFonts w:ascii="Times New Roman" w:hAnsi="Times New Roman" w:cs="Times New Roman" w:hint="eastAsia"/>
          <w:sz w:val="24"/>
        </w:rPr>
        <w:t xml:space="preserve"> concentrations</w:t>
      </w:r>
      <w:r>
        <w:rPr>
          <w:rFonts w:ascii="Times New Roman" w:hAnsi="Times New Roman" w:cs="Times New Roman"/>
          <w:sz w:val="24"/>
        </w:rPr>
        <w:t xml:space="preserve"> are shown in Figure 5a,b</w:t>
      </w:r>
      <w:r>
        <w:rPr>
          <w:rFonts w:ascii="Times New Roman" w:hAnsi="Times New Roman" w:cs="Times New Roman" w:hint="eastAsia"/>
          <w:sz w:val="24"/>
        </w:rPr>
        <w:t xml:space="preserve">. </w:t>
      </w:r>
      <w:r>
        <w:rPr>
          <w:rFonts w:ascii="Times New Roman" w:hAnsi="Times New Roman" w:cs="Times New Roman"/>
          <w:sz w:val="24"/>
        </w:rPr>
        <w:t>Both electrode</w:t>
      </w:r>
      <w:ins w:id="468" w:author="Sorel De Leon Vergara" w:date="2025-09-28T15:28:00Z" w16du:dateUtc="2025-09-28T05:28:00Z">
        <w:r w:rsidR="00272A80">
          <w:rPr>
            <w:rFonts w:ascii="Times New Roman" w:hAnsi="Times New Roman" w:cs="Times New Roman"/>
            <w:sz w:val="24"/>
          </w:rPr>
          <w:t xml:space="preserve">s </w:t>
        </w:r>
      </w:ins>
      <w:del w:id="469" w:author="Sorel De Leon Vergara" w:date="2025-09-28T15:28:00Z" w16du:dateUtc="2025-09-28T05:28:00Z">
        <w:r w:rsidDel="00272A80">
          <w:rPr>
            <w:rFonts w:ascii="Times New Roman" w:hAnsi="Times New Roman" w:cs="Times New Roman"/>
            <w:sz w:val="24"/>
          </w:rPr>
          <w:delText xml:space="preserve"> types </w:delText>
        </w:r>
      </w:del>
      <w:r>
        <w:rPr>
          <w:rFonts w:ascii="Times New Roman" w:hAnsi="Times New Roman" w:cs="Times New Roman"/>
          <w:sz w:val="24"/>
        </w:rPr>
        <w:t xml:space="preserve">displayed clear oxidation and reduction peaks above 0.3 </w:t>
      </w:r>
      <w:r>
        <w:rPr>
          <w:rFonts w:ascii="Times New Roman" w:hAnsi="Times New Roman" w:cs="Times New Roman" w:hint="eastAsia"/>
          <w:sz w:val="24"/>
        </w:rPr>
        <w:t>m</w:t>
      </w:r>
      <w:r>
        <w:rPr>
          <w:rFonts w:ascii="Times New Roman" w:hAnsi="Times New Roman" w:cs="Times New Roman"/>
          <w:sz w:val="24"/>
        </w:rPr>
        <w:t>M, and their oxidation peak potentials shifted as dopamine concentration increased.</w:t>
      </w:r>
      <w:r>
        <w:rPr>
          <w:rFonts w:ascii="Times New Roman" w:hAnsi="Times New Roman" w:cs="Times New Roman" w:hint="eastAsia"/>
          <w:sz w:val="24"/>
        </w:rPr>
        <w:t xml:space="preserve"> </w:t>
      </w:r>
      <w:r>
        <w:rPr>
          <w:rFonts w:ascii="Times New Roman" w:hAnsi="Times New Roman" w:cs="Times New Roman"/>
          <w:sz w:val="24"/>
        </w:rPr>
        <w:t>After background current subtraction</w:t>
      </w:r>
      <w:r>
        <w:rPr>
          <w:rFonts w:ascii="Times New Roman" w:hAnsi="Times New Roman" w:cs="Times New Roman"/>
          <w:sz w:val="24"/>
          <w:lang w:val="en-AU"/>
        </w:rPr>
        <w:t xml:space="preserve"> </w:t>
      </w:r>
      <w:r>
        <w:rPr>
          <w:rFonts w:ascii="Times New Roman" w:hAnsi="Times New Roman" w:cs="Times New Roman"/>
          <w:sz w:val="24"/>
        </w:rPr>
        <w:t>(</w:t>
      </w:r>
      <w:r>
        <w:rPr>
          <w:rFonts w:ascii="Times New Roman" w:hAnsi="Times New Roman" w:cs="Times New Roman" w:hint="eastAsia"/>
          <w:sz w:val="24"/>
        </w:rPr>
        <w:t>Figure</w:t>
      </w:r>
      <w:r>
        <w:rPr>
          <w:rFonts w:ascii="Times New Roman" w:hAnsi="Times New Roman" w:cs="Times New Roman"/>
          <w:sz w:val="24"/>
          <w:lang w:val="en-AU"/>
        </w:rPr>
        <w:t xml:space="preserve"> </w:t>
      </w:r>
      <w:r>
        <w:rPr>
          <w:rFonts w:ascii="Times New Roman" w:hAnsi="Times New Roman" w:cs="Times New Roman" w:hint="eastAsia"/>
          <w:sz w:val="24"/>
        </w:rPr>
        <w:t>5d</w:t>
      </w:r>
      <w:r>
        <w:rPr>
          <w:rFonts w:ascii="Times New Roman" w:hAnsi="Times New Roman" w:cs="Times New Roman"/>
          <w:sz w:val="24"/>
        </w:rPr>
        <w:t>,</w:t>
      </w:r>
      <w:r>
        <w:rPr>
          <w:rFonts w:ascii="Times New Roman" w:hAnsi="Times New Roman" w:cs="Times New Roman" w:hint="eastAsia"/>
          <w:sz w:val="24"/>
        </w:rPr>
        <w:t>e)</w:t>
      </w:r>
      <w:r>
        <w:rPr>
          <w:rFonts w:ascii="Times New Roman" w:hAnsi="Times New Roman" w:cs="Times New Roman"/>
          <w:sz w:val="24"/>
        </w:rPr>
        <w:t>, the oxidation peak currents were plotted against concentration (</w:t>
      </w:r>
      <w:r>
        <w:rPr>
          <w:rFonts w:ascii="Times New Roman" w:hAnsi="Times New Roman" w:cs="Times New Roman" w:hint="eastAsia"/>
          <w:sz w:val="24"/>
        </w:rPr>
        <w:t>Figure 5</w:t>
      </w:r>
      <w:r>
        <w:rPr>
          <w:rFonts w:ascii="Times New Roman" w:hAnsi="Times New Roman" w:cs="Times New Roman"/>
          <w:sz w:val="24"/>
        </w:rPr>
        <w:t>c), yielding linear calibration curves</w:t>
      </w:r>
      <w:r>
        <w:rPr>
          <w:rFonts w:ascii="Times New Roman" w:hAnsi="Times New Roman" w:cs="Times New Roman" w:hint="eastAsia"/>
          <w:sz w:val="24"/>
        </w:rPr>
        <w:t>.</w:t>
      </w:r>
      <w:r>
        <w:rPr>
          <w:rFonts w:ascii="Times New Roman" w:hAnsi="Times New Roman" w:cs="Times New Roman"/>
          <w:sz w:val="24"/>
        </w:rPr>
        <w:t xml:space="preserve"> T</w:t>
      </w:r>
      <w:r>
        <w:rPr>
          <w:rFonts w:ascii="Times New Roman" w:hAnsi="Times New Roman" w:cs="Times New Roman" w:hint="eastAsia"/>
          <w:sz w:val="24"/>
        </w:rPr>
        <w:t xml:space="preserve">he </w:t>
      </w:r>
      <w:r>
        <w:rPr>
          <w:rFonts w:ascii="Times New Roman" w:hAnsi="Times New Roman" w:cs="Times New Roman"/>
          <w:sz w:val="24"/>
        </w:rPr>
        <w:t xml:space="preserve">dopamine detection </w:t>
      </w:r>
      <w:r>
        <w:rPr>
          <w:rFonts w:ascii="Times New Roman" w:hAnsi="Times New Roman" w:cs="Times New Roman" w:hint="eastAsia"/>
          <w:sz w:val="24"/>
        </w:rPr>
        <w:t xml:space="preserve">sensitivity of NUNCD/CNT </w:t>
      </w:r>
      <w:r>
        <w:rPr>
          <w:rFonts w:ascii="Times New Roman" w:hAnsi="Times New Roman" w:cs="Times New Roman"/>
          <w:sz w:val="24"/>
        </w:rPr>
        <w:t xml:space="preserve">was </w:t>
      </w:r>
      <w:r>
        <w:rPr>
          <w:rFonts w:ascii="Times New Roman" w:hAnsi="Times New Roman" w:cs="Times New Roman" w:hint="eastAsia"/>
          <w:sz w:val="24"/>
        </w:rPr>
        <w:t>2.</w:t>
      </w:r>
      <w:r>
        <w:rPr>
          <w:rFonts w:ascii="Times New Roman" w:hAnsi="Times New Roman" w:cs="Times New Roman"/>
          <w:sz w:val="24"/>
          <w:lang w:val="en-AU"/>
        </w:rPr>
        <w:t>3</w:t>
      </w:r>
      <w:r>
        <w:rPr>
          <w:rFonts w:ascii="Times New Roman" w:hAnsi="Times New Roman" w:cs="Times New Roman" w:hint="eastAsia"/>
          <w:sz w:val="24"/>
        </w:rPr>
        <w:t>±</w:t>
      </w:r>
      <w:r>
        <w:rPr>
          <w:rFonts w:ascii="Times New Roman" w:hAnsi="Times New Roman" w:cs="Times New Roman" w:hint="eastAsia"/>
          <w:sz w:val="24"/>
        </w:rPr>
        <w:t xml:space="preserve">0.3 </w:t>
      </w:r>
      <w:r>
        <w:rPr>
          <w:rFonts w:ascii="Times New Roman" w:hAnsi="Times New Roman" w:cs="Times New Roman"/>
          <w:sz w:val="24"/>
        </w:rPr>
        <w:t>μAμM</w:t>
      </w:r>
      <w:r>
        <w:rPr>
          <w:rFonts w:ascii="Times New Roman" w:hAnsi="Times New Roman" w:cs="Times New Roman" w:hint="eastAsia"/>
          <w:sz w:val="24"/>
          <w:vertAlign w:val="superscript"/>
        </w:rPr>
        <w:t>-1</w:t>
      </w:r>
      <w:r>
        <w:rPr>
          <w:rFonts w:ascii="Times New Roman" w:hAnsi="Times New Roman" w:cs="Times New Roman" w:hint="eastAsia"/>
          <w:sz w:val="24"/>
        </w:rPr>
        <w:t>cm</w:t>
      </w:r>
      <w:r>
        <w:rPr>
          <w:rFonts w:ascii="Times New Roman" w:hAnsi="Times New Roman" w:cs="Times New Roman" w:hint="eastAsia"/>
          <w:sz w:val="24"/>
          <w:vertAlign w:val="superscript"/>
        </w:rPr>
        <w:t>-2</w:t>
      </w:r>
      <w:r>
        <w:rPr>
          <w:rFonts w:ascii="Times New Roman" w:hAnsi="Times New Roman" w:cs="Times New Roman"/>
          <w:sz w:val="24"/>
        </w:rPr>
        <w:t>, which showed no statistical difference from uncoated</w:t>
      </w:r>
      <w:r>
        <w:rPr>
          <w:rFonts w:ascii="Times New Roman" w:hAnsi="Times New Roman" w:cs="Times New Roman" w:hint="eastAsia"/>
          <w:sz w:val="24"/>
        </w:rPr>
        <w:t xml:space="preserve"> CNT (1.7</w:t>
      </w:r>
      <w:r>
        <w:rPr>
          <w:rFonts w:ascii="Times New Roman" w:hAnsi="Times New Roman" w:cs="Times New Roman" w:hint="eastAsia"/>
          <w:sz w:val="24"/>
        </w:rPr>
        <w:t>±</w:t>
      </w:r>
      <w:r>
        <w:rPr>
          <w:rFonts w:ascii="Times New Roman" w:hAnsi="Times New Roman" w:cs="Times New Roman" w:hint="eastAsia"/>
          <w:sz w:val="24"/>
        </w:rPr>
        <w:t xml:space="preserve">0.1 </w:t>
      </w:r>
      <w:r>
        <w:rPr>
          <w:rFonts w:ascii="Times New Roman" w:hAnsi="Times New Roman" w:cs="Times New Roman"/>
          <w:sz w:val="24"/>
        </w:rPr>
        <w:t>μA/</w:t>
      </w:r>
      <w:r>
        <w:rPr>
          <w:rFonts w:ascii="Times New Roman" w:hAnsi="Times New Roman" w:cs="Times New Roman"/>
          <w:sz w:val="24"/>
          <w:lang w:val="en-AU"/>
        </w:rPr>
        <w:t>m</w:t>
      </w:r>
      <w:r>
        <w:rPr>
          <w:rFonts w:ascii="Times New Roman" w:hAnsi="Times New Roman" w:cs="Times New Roman"/>
          <w:sz w:val="24"/>
        </w:rPr>
        <w:t>M</w:t>
      </w:r>
      <w:r>
        <w:rPr>
          <w:rFonts w:ascii="Times New Roman" w:hAnsi="Times New Roman" w:cs="Times New Roman"/>
          <w:sz w:val="24"/>
          <w:lang w:val="en-AU"/>
        </w:rPr>
        <w:t>)</w:t>
      </w:r>
      <w:r>
        <w:rPr>
          <w:rFonts w:ascii="Times New Roman" w:hAnsi="Times New Roman" w:cs="Times New Roman"/>
          <w:sz w:val="24"/>
        </w:rPr>
        <w:t>)</w:t>
      </w:r>
      <w:r>
        <w:rPr>
          <w:rFonts w:ascii="Times New Roman" w:hAnsi="Times New Roman" w:cs="Times New Roman"/>
          <w:sz w:val="24"/>
          <w:lang w:val="en-AU"/>
        </w:rPr>
        <w:t>(Figure 5f</w:t>
      </w:r>
      <w:r>
        <w:rPr>
          <w:rFonts w:ascii="Times New Roman" w:hAnsi="Times New Roman" w:cs="Times New Roman" w:hint="eastAsia"/>
          <w:sz w:val="24"/>
        </w:rPr>
        <w:t xml:space="preserve">, </w:t>
      </w:r>
      <w:r>
        <w:rPr>
          <w:rFonts w:ascii="Times New Roman" w:hAnsi="Times New Roman" w:cs="Times New Roman"/>
          <w:sz w:val="24"/>
        </w:rPr>
        <w:t>p=</w:t>
      </w:r>
      <w:r>
        <w:rPr>
          <w:rFonts w:ascii="Times New Roman" w:hAnsi="Times New Roman" w:cs="Times New Roman"/>
          <w:sz w:val="24"/>
          <w:lang w:val="en-AU"/>
        </w:rPr>
        <w:t>0.</w:t>
      </w:r>
      <w:r>
        <w:rPr>
          <w:rFonts w:ascii="Times New Roman" w:hAnsi="Times New Roman" w:cs="Times New Roman" w:hint="eastAsia"/>
          <w:sz w:val="24"/>
        </w:rPr>
        <w:t>226</w:t>
      </w:r>
      <w:r>
        <w:rPr>
          <w:rFonts w:ascii="Times New Roman" w:hAnsi="Times New Roman" w:cs="Times New Roman"/>
          <w:sz w:val="24"/>
          <w:lang w:val="en-AU"/>
        </w:rPr>
        <w:t>)</w:t>
      </w:r>
      <w:r>
        <w:rPr>
          <w:rFonts w:ascii="Times New Roman" w:hAnsi="Times New Roman" w:cs="Times New Roman" w:hint="eastAsia"/>
          <w:sz w:val="24"/>
        </w:rPr>
        <w:t>.</w:t>
      </w:r>
      <w:r>
        <w:rPr>
          <w:rFonts w:ascii="Times New Roman" w:hAnsi="Times New Roman" w:cs="Times New Roman"/>
          <w:sz w:val="24"/>
        </w:rPr>
        <w:t xml:space="preserve"> The LoD was </w:t>
      </w:r>
      <w:r>
        <w:rPr>
          <w:rFonts w:ascii="Times New Roman" w:hAnsi="Times New Roman" w:cs="Times New Roman"/>
          <w:sz w:val="24"/>
          <w:lang w:val="en-AU"/>
        </w:rPr>
        <w:t>0.30</w:t>
      </w:r>
      <w:r>
        <w:rPr>
          <w:rFonts w:ascii="Times New Roman" w:hAnsi="Times New Roman" w:cs="Times New Roman" w:hint="eastAsia"/>
          <w:sz w:val="24"/>
        </w:rPr>
        <w:t>±</w:t>
      </w:r>
      <w:r>
        <w:rPr>
          <w:rFonts w:ascii="Times New Roman" w:hAnsi="Times New Roman" w:cs="Times New Roman"/>
          <w:sz w:val="24"/>
          <w:lang w:val="en-AU"/>
        </w:rPr>
        <w:t>0.14 mM</w:t>
      </w:r>
      <w:r>
        <w:rPr>
          <w:rFonts w:ascii="Times New Roman" w:hAnsi="Times New Roman" w:cs="Times New Roman"/>
          <w:sz w:val="24"/>
        </w:rPr>
        <w:t xml:space="preserve"> for NUNCD/CNT and </w:t>
      </w:r>
      <w:r>
        <w:rPr>
          <w:rFonts w:ascii="Times New Roman" w:hAnsi="Times New Roman" w:cs="Times New Roman"/>
          <w:sz w:val="24"/>
          <w:lang w:val="en-AU"/>
        </w:rPr>
        <w:t>0.32</w:t>
      </w:r>
      <w:r>
        <w:rPr>
          <w:rFonts w:ascii="Times New Roman" w:hAnsi="Times New Roman" w:cs="Times New Roman" w:hint="eastAsia"/>
          <w:sz w:val="24"/>
        </w:rPr>
        <w:t>±</w:t>
      </w:r>
      <w:r>
        <w:rPr>
          <w:rFonts w:ascii="Times New Roman" w:hAnsi="Times New Roman" w:cs="Times New Roman"/>
          <w:sz w:val="24"/>
          <w:lang w:val="en-AU"/>
        </w:rPr>
        <w:t>0.07 mM</w:t>
      </w:r>
      <w:r>
        <w:rPr>
          <w:rFonts w:ascii="Times New Roman" w:hAnsi="Times New Roman" w:cs="Times New Roman"/>
          <w:sz w:val="24"/>
        </w:rPr>
        <w:t xml:space="preserve"> for uncoated CNT, respectively (Figure S</w:t>
      </w:r>
      <w:r>
        <w:rPr>
          <w:rFonts w:ascii="Times New Roman" w:hAnsi="Times New Roman" w:cs="Times New Roman" w:hint="eastAsia"/>
          <w:sz w:val="24"/>
        </w:rPr>
        <w:t>5a</w:t>
      </w:r>
      <w:r>
        <w:rPr>
          <w:rFonts w:ascii="Times New Roman" w:hAnsi="Times New Roman" w:cs="Times New Roman"/>
          <w:sz w:val="24"/>
        </w:rPr>
        <w:t>).</w:t>
      </w:r>
    </w:p>
    <w:p w14:paraId="4F70557A" w14:textId="77777777" w:rsidR="00907807" w:rsidRDefault="00907807">
      <w:pPr>
        <w:rPr>
          <w:rFonts w:ascii="Times New Roman" w:hAnsi="Times New Roman" w:cs="Times New Roman"/>
          <w:sz w:val="24"/>
        </w:rPr>
      </w:pPr>
    </w:p>
    <w:p w14:paraId="0FB202C5" w14:textId="1FBD8497" w:rsidR="003F25DB" w:rsidRDefault="000A1646" w:rsidP="003F25DB">
      <w:pPr>
        <w:rPr>
          <w:moveTo w:id="470" w:author="Wei Tong" w:date="2025-09-28T13:21:00Z" w16du:dateUtc="2025-09-28T03:21:00Z"/>
          <w:rFonts w:ascii="Times New Roman" w:hAnsi="Times New Roman" w:cs="Times New Roman"/>
          <w:sz w:val="24"/>
        </w:rPr>
      </w:pPr>
      <w:r>
        <w:rPr>
          <w:rFonts w:ascii="Times New Roman" w:hAnsi="Times New Roman" w:cs="Times New Roman"/>
          <w:sz w:val="24"/>
        </w:rPr>
        <w:t>The stability of dopamine sensing under physiological conditions was assessed</w:t>
      </w:r>
      <w:r>
        <w:rPr>
          <w:rFonts w:ascii="Times New Roman" w:hAnsi="Times New Roman" w:cs="Times New Roman" w:hint="eastAsia"/>
          <w:sz w:val="24"/>
        </w:rPr>
        <w:t xml:space="preserve"> </w:t>
      </w:r>
      <w:r>
        <w:rPr>
          <w:rFonts w:ascii="Times New Roman" w:hAnsi="Times New Roman" w:cs="Times New Roman"/>
          <w:sz w:val="24"/>
        </w:rPr>
        <w:t>by incubating</w:t>
      </w:r>
      <w:r>
        <w:rPr>
          <w:rFonts w:ascii="Times New Roman" w:hAnsi="Times New Roman" w:cs="Times New Roman" w:hint="eastAsia"/>
          <w:sz w:val="24"/>
        </w:rPr>
        <w:t xml:space="preserve"> </w:t>
      </w:r>
      <w:r>
        <w:rPr>
          <w:rFonts w:ascii="Times New Roman" w:hAnsi="Times New Roman" w:cs="Times New Roman"/>
          <w:sz w:val="24"/>
          <w:lang w:val="en-AU"/>
        </w:rPr>
        <w:t>NUNCD</w:t>
      </w:r>
      <w:r>
        <w:rPr>
          <w:rFonts w:ascii="Times New Roman" w:hAnsi="Times New Roman" w:cs="Times New Roman"/>
          <w:sz w:val="24"/>
        </w:rPr>
        <w:t xml:space="preserve">/CNT </w:t>
      </w:r>
      <w:commentRangeStart w:id="471"/>
      <w:commentRangeStart w:id="472"/>
      <w:r>
        <w:rPr>
          <w:rFonts w:ascii="Times New Roman" w:hAnsi="Times New Roman" w:cs="Times New Roman"/>
          <w:sz w:val="24"/>
        </w:rPr>
        <w:t xml:space="preserve">(deposited at 750 °C) </w:t>
      </w:r>
      <w:commentRangeEnd w:id="471"/>
      <w:r>
        <w:commentReference w:id="471"/>
      </w:r>
      <w:commentRangeEnd w:id="472"/>
      <w:r w:rsidR="00CE3481">
        <w:rPr>
          <w:rStyle w:val="CommentReference"/>
        </w:rPr>
        <w:commentReference w:id="472"/>
      </w:r>
      <w:r>
        <w:rPr>
          <w:rFonts w:ascii="Times New Roman" w:hAnsi="Times New Roman" w:cs="Times New Roman"/>
          <w:sz w:val="24"/>
        </w:rPr>
        <w:t>and uncoated CNT</w:t>
      </w:r>
      <w:r>
        <w:rPr>
          <w:rFonts w:ascii="Times New Roman" w:hAnsi="Times New Roman" w:cs="Times New Roman" w:hint="eastAsia"/>
          <w:sz w:val="24"/>
        </w:rPr>
        <w:t xml:space="preserve"> </w:t>
      </w:r>
      <w:r>
        <w:rPr>
          <w:rFonts w:ascii="Times New Roman" w:hAnsi="Times New Roman" w:cs="Times New Roman"/>
          <w:sz w:val="24"/>
        </w:rPr>
        <w:t>in PBS with 15% horse serum</w:t>
      </w:r>
      <w:ins w:id="473" w:author="Wei Tong" w:date="2025-09-28T13:21:00Z" w16du:dateUtc="2025-09-28T03:21:00Z">
        <w:r w:rsidR="003F25DB">
          <w:rPr>
            <w:rFonts w:ascii="Times New Roman" w:hAnsi="Times New Roman" w:cs="Times New Roman"/>
            <w:sz w:val="24"/>
          </w:rPr>
          <w:t xml:space="preserve"> (HS)</w:t>
        </w:r>
      </w:ins>
      <w:r>
        <w:rPr>
          <w:rFonts w:ascii="Times New Roman" w:hAnsi="Times New Roman" w:cs="Times New Roman"/>
          <w:sz w:val="24"/>
        </w:rPr>
        <w:t xml:space="preserve"> </w:t>
      </w:r>
      <w:r>
        <w:rPr>
          <w:rFonts w:ascii="Times New Roman" w:hAnsi="Times New Roman" w:cs="Times New Roman" w:hint="eastAsia"/>
          <w:sz w:val="24"/>
        </w:rPr>
        <w:t>for 6 and 22 hours at room temperature</w:t>
      </w:r>
      <w:r>
        <w:rPr>
          <w:rFonts w:ascii="Times New Roman" w:hAnsi="Times New Roman" w:cs="Times New Roman"/>
          <w:sz w:val="24"/>
        </w:rPr>
        <w:t>, with</w:t>
      </w:r>
      <w:r>
        <w:rPr>
          <w:rFonts w:ascii="Times New Roman" w:hAnsi="Times New Roman" w:cs="Times New Roman" w:hint="eastAsia"/>
          <w:sz w:val="24"/>
        </w:rPr>
        <w:t xml:space="preserve"> </w:t>
      </w:r>
      <w:r>
        <w:rPr>
          <w:rFonts w:ascii="Times New Roman" w:hAnsi="Times New Roman" w:cs="Times New Roman"/>
          <w:sz w:val="24"/>
        </w:rPr>
        <w:t>CVs</w:t>
      </w:r>
      <w:r>
        <w:rPr>
          <w:rFonts w:ascii="Times New Roman" w:hAnsi="Times New Roman" w:cs="Times New Roman" w:hint="eastAsia"/>
          <w:sz w:val="24"/>
        </w:rPr>
        <w:t xml:space="preserve"> from </w:t>
      </w:r>
      <w:r>
        <w:rPr>
          <w:rFonts w:ascii="Times New Roman" w:hAnsi="Times New Roman" w:cs="Times New Roman"/>
          <w:sz w:val="24"/>
        </w:rPr>
        <w:t>-1</w:t>
      </w:r>
      <w:r>
        <w:rPr>
          <w:rFonts w:ascii="Times New Roman" w:hAnsi="Times New Roman" w:cs="Times New Roman" w:hint="eastAsia"/>
          <w:sz w:val="24"/>
        </w:rPr>
        <w:t xml:space="preserve"> to</w:t>
      </w:r>
      <w:ins w:id="474" w:author="Sorel De Leon Vergara" w:date="2025-09-28T15:29:00Z" w16du:dateUtc="2025-09-28T05:29:00Z">
        <w:r w:rsidR="005535EC">
          <w:rPr>
            <w:rFonts w:ascii="Times New Roman" w:hAnsi="Times New Roman" w:cs="Times New Roman"/>
            <w:sz w:val="24"/>
          </w:rPr>
          <w:t xml:space="preserve"> </w:t>
        </w:r>
      </w:ins>
      <w:r>
        <w:rPr>
          <w:rFonts w:ascii="Times New Roman" w:hAnsi="Times New Roman" w:cs="Times New Roman"/>
          <w:sz w:val="24"/>
        </w:rPr>
        <w:t>1 V applied</w:t>
      </w:r>
      <w:r>
        <w:rPr>
          <w:rFonts w:ascii="Times New Roman" w:hAnsi="Times New Roman" w:cs="Times New Roman" w:hint="eastAsia"/>
          <w:sz w:val="24"/>
        </w:rPr>
        <w:t xml:space="preserve"> at a 100</w:t>
      </w:r>
      <w:r>
        <w:rPr>
          <w:rFonts w:ascii="Times New Roman" w:hAnsi="Times New Roman" w:cs="Times New Roman"/>
          <w:sz w:val="24"/>
        </w:rPr>
        <w:t xml:space="preserve"> </w:t>
      </w:r>
      <w:r>
        <w:rPr>
          <w:rFonts w:ascii="Times New Roman" w:hAnsi="Times New Roman" w:cs="Times New Roman" w:hint="eastAsia"/>
          <w:sz w:val="24"/>
        </w:rPr>
        <w:t>mVs</w:t>
      </w:r>
      <w:r>
        <w:rPr>
          <w:rFonts w:ascii="Times New Roman" w:hAnsi="Times New Roman" w:cs="Times New Roman" w:hint="eastAsia"/>
          <w:sz w:val="24"/>
          <w:vertAlign w:val="superscript"/>
        </w:rPr>
        <w:t>-1</w:t>
      </w:r>
      <w:r>
        <w:rPr>
          <w:rFonts w:ascii="Times New Roman" w:hAnsi="Times New Roman" w:cs="Times New Roman" w:hint="eastAsia"/>
          <w:sz w:val="24"/>
        </w:rPr>
        <w:t xml:space="preserve"> scan rate</w:t>
      </w:r>
      <w:r>
        <w:rPr>
          <w:rFonts w:ascii="Times New Roman" w:hAnsi="Times New Roman" w:cs="Times New Roman"/>
          <w:sz w:val="24"/>
        </w:rPr>
        <w:t xml:space="preserve"> </w:t>
      </w:r>
      <w:r>
        <w:rPr>
          <w:rFonts w:ascii="Times New Roman" w:hAnsi="Times New Roman" w:cs="Times New Roman" w:hint="eastAsia"/>
          <w:sz w:val="24"/>
        </w:rPr>
        <w:t>d</w:t>
      </w:r>
      <w:r>
        <w:rPr>
          <w:rFonts w:ascii="Times New Roman" w:hAnsi="Times New Roman" w:cs="Times New Roman"/>
          <w:sz w:val="24"/>
        </w:rPr>
        <w:t xml:space="preserve">uring the first 6 hours </w:t>
      </w:r>
      <w:r>
        <w:rPr>
          <w:rFonts w:ascii="Times New Roman" w:hAnsi="Times New Roman" w:cs="Times New Roman" w:hint="eastAsia"/>
          <w:sz w:val="24"/>
        </w:rPr>
        <w:t xml:space="preserve">(Figure 5g). </w:t>
      </w:r>
      <w:r>
        <w:rPr>
          <w:rFonts w:ascii="Times New Roman" w:hAnsi="Times New Roman" w:cs="Times New Roman"/>
          <w:sz w:val="24"/>
        </w:rPr>
        <w:t>Dopamine sensitivity and LoD were evaluated after each incubation period</w:t>
      </w:r>
      <w:r>
        <w:rPr>
          <w:rFonts w:ascii="Times New Roman" w:hAnsi="Times New Roman" w:cs="Times New Roman" w:hint="eastAsia"/>
          <w:sz w:val="24"/>
        </w:rPr>
        <w:t>. After 6</w:t>
      </w:r>
      <w:r>
        <w:rPr>
          <w:rFonts w:ascii="Times New Roman" w:hAnsi="Times New Roman" w:cs="Times New Roman"/>
          <w:sz w:val="24"/>
        </w:rPr>
        <w:t xml:space="preserve"> </w:t>
      </w:r>
      <w:r>
        <w:rPr>
          <w:rFonts w:ascii="Times New Roman" w:hAnsi="Times New Roman" w:cs="Times New Roman" w:hint="eastAsia"/>
          <w:sz w:val="24"/>
        </w:rPr>
        <w:t>h</w:t>
      </w:r>
      <w:r>
        <w:rPr>
          <w:rFonts w:ascii="Times New Roman" w:hAnsi="Times New Roman" w:cs="Times New Roman"/>
          <w:sz w:val="24"/>
        </w:rPr>
        <w:t>ours</w:t>
      </w:r>
      <w:r>
        <w:rPr>
          <w:rFonts w:ascii="Times New Roman" w:hAnsi="Times New Roman" w:cs="Times New Roman" w:hint="eastAsia"/>
          <w:sz w:val="24"/>
        </w:rPr>
        <w:t xml:space="preserve"> of incubation, CNT</w:t>
      </w:r>
      <w:r>
        <w:rPr>
          <w:rFonts w:ascii="Times New Roman" w:hAnsi="Times New Roman" w:cs="Times New Roman"/>
          <w:sz w:val="24"/>
        </w:rPr>
        <w:t xml:space="preserve"> retained only</w:t>
      </w:r>
      <w:r>
        <w:rPr>
          <w:rFonts w:ascii="Times New Roman" w:hAnsi="Times New Roman" w:cs="Times New Roman" w:hint="eastAsia"/>
          <w:sz w:val="24"/>
        </w:rPr>
        <w:t xml:space="preserve"> </w:t>
      </w:r>
      <w:r>
        <w:rPr>
          <w:rFonts w:ascii="Times New Roman" w:hAnsi="Times New Roman" w:cs="Times New Roman"/>
          <w:sz w:val="24"/>
        </w:rPr>
        <w:t>~</w:t>
      </w:r>
      <w:r>
        <w:rPr>
          <w:rFonts w:ascii="Times New Roman" w:hAnsi="Times New Roman" w:cs="Times New Roman" w:hint="eastAsia"/>
          <w:sz w:val="24"/>
        </w:rPr>
        <w:t xml:space="preserve">60% of </w:t>
      </w:r>
      <w:r>
        <w:rPr>
          <w:rFonts w:ascii="Times New Roman" w:hAnsi="Times New Roman" w:cs="Times New Roman"/>
          <w:sz w:val="24"/>
        </w:rPr>
        <w:t>their</w:t>
      </w:r>
      <w:r>
        <w:rPr>
          <w:rFonts w:ascii="Times New Roman" w:hAnsi="Times New Roman" w:cs="Times New Roman" w:hint="eastAsia"/>
          <w:sz w:val="24"/>
        </w:rPr>
        <w:t xml:space="preserve"> initial</w:t>
      </w:r>
      <w:r>
        <w:rPr>
          <w:rFonts w:ascii="Times New Roman" w:hAnsi="Times New Roman" w:cs="Times New Roman"/>
          <w:sz w:val="24"/>
        </w:rPr>
        <w:t xml:space="preserve"> sensitivity, </w:t>
      </w:r>
      <w:r>
        <w:rPr>
          <w:rFonts w:ascii="Times New Roman" w:hAnsi="Times New Roman" w:cs="Times New Roman" w:hint="eastAsia"/>
          <w:sz w:val="24"/>
        </w:rPr>
        <w:t>wh</w:t>
      </w:r>
      <w:r>
        <w:rPr>
          <w:rFonts w:ascii="Times New Roman" w:hAnsi="Times New Roman" w:cs="Times New Roman"/>
          <w:sz w:val="24"/>
        </w:rPr>
        <w:t>ereas</w:t>
      </w:r>
      <w:r>
        <w:rPr>
          <w:rFonts w:ascii="Times New Roman" w:hAnsi="Times New Roman" w:cs="Times New Roman" w:hint="eastAsia"/>
          <w:sz w:val="24"/>
        </w:rPr>
        <w:t xml:space="preserve"> NUNCD/CNT</w:t>
      </w:r>
      <w:r>
        <w:rPr>
          <w:rFonts w:ascii="Times New Roman" w:hAnsi="Times New Roman" w:cs="Times New Roman"/>
          <w:sz w:val="24"/>
        </w:rPr>
        <w:t xml:space="preserve"> electrodes</w:t>
      </w:r>
      <w:r>
        <w:rPr>
          <w:rFonts w:ascii="Times New Roman" w:hAnsi="Times New Roman" w:cs="Times New Roman" w:hint="eastAsia"/>
          <w:sz w:val="24"/>
        </w:rPr>
        <w:t xml:space="preserve"> </w:t>
      </w:r>
      <w:r>
        <w:rPr>
          <w:rFonts w:ascii="Times New Roman" w:hAnsi="Times New Roman" w:cs="Times New Roman"/>
          <w:sz w:val="24"/>
        </w:rPr>
        <w:t>maintained</w:t>
      </w:r>
      <w:r>
        <w:rPr>
          <w:rFonts w:ascii="Times New Roman" w:hAnsi="Times New Roman" w:cs="Times New Roman" w:hint="eastAsia"/>
          <w:sz w:val="24"/>
        </w:rPr>
        <w:t xml:space="preserve"> </w:t>
      </w:r>
      <w:r>
        <w:rPr>
          <w:rFonts w:ascii="Times New Roman" w:hAnsi="Times New Roman" w:cs="Times New Roman"/>
          <w:sz w:val="24"/>
        </w:rPr>
        <w:t>~</w:t>
      </w:r>
      <w:r>
        <w:rPr>
          <w:rFonts w:ascii="Times New Roman" w:hAnsi="Times New Roman" w:cs="Times New Roman" w:hint="eastAsia"/>
          <w:sz w:val="24"/>
        </w:rPr>
        <w:t>99.5%</w:t>
      </w:r>
      <w:r>
        <w:rPr>
          <w:rFonts w:ascii="Times New Roman" w:hAnsi="Times New Roman" w:cs="Times New Roman"/>
          <w:sz w:val="24"/>
        </w:rPr>
        <w:t>, although the difference was not statistically different (p=</w:t>
      </w:r>
      <w:r>
        <w:rPr>
          <w:rFonts w:ascii="Times New Roman" w:hAnsi="Times New Roman" w:cs="Times New Roman" w:hint="eastAsia"/>
          <w:sz w:val="24"/>
        </w:rPr>
        <w:t>0.16</w:t>
      </w:r>
      <w:r>
        <w:rPr>
          <w:rFonts w:ascii="Times New Roman" w:hAnsi="Times New Roman" w:cs="Times New Roman"/>
          <w:sz w:val="24"/>
        </w:rPr>
        <w:t>)</w:t>
      </w:r>
      <w:r>
        <w:rPr>
          <w:rFonts w:ascii="Times New Roman" w:hAnsi="Times New Roman" w:cs="Times New Roman" w:hint="eastAsia"/>
          <w:sz w:val="24"/>
        </w:rPr>
        <w:t>. After 22 h</w:t>
      </w:r>
      <w:r>
        <w:rPr>
          <w:rFonts w:ascii="Times New Roman" w:hAnsi="Times New Roman" w:cs="Times New Roman"/>
          <w:sz w:val="24"/>
        </w:rPr>
        <w:t>ours</w:t>
      </w:r>
      <w:r>
        <w:rPr>
          <w:rFonts w:ascii="Times New Roman" w:hAnsi="Times New Roman" w:cs="Times New Roman" w:hint="eastAsia"/>
          <w:sz w:val="24"/>
        </w:rPr>
        <w:t xml:space="preserve"> of incubation, NUNCD/CNT sensitivity increased to </w:t>
      </w:r>
      <w:r>
        <w:rPr>
          <w:rFonts w:ascii="Times New Roman" w:hAnsi="Times New Roman" w:cs="Times New Roman"/>
          <w:sz w:val="24"/>
        </w:rPr>
        <w:t>~</w:t>
      </w:r>
      <w:r>
        <w:rPr>
          <w:rFonts w:ascii="Times New Roman" w:hAnsi="Times New Roman" w:cs="Times New Roman" w:hint="eastAsia"/>
          <w:sz w:val="24"/>
        </w:rPr>
        <w:t xml:space="preserve">133% </w:t>
      </w:r>
      <w:r>
        <w:rPr>
          <w:rFonts w:ascii="Times New Roman" w:hAnsi="Times New Roman" w:cs="Times New Roman"/>
          <w:sz w:val="24"/>
        </w:rPr>
        <w:t>of its</w:t>
      </w:r>
      <w:r>
        <w:rPr>
          <w:rFonts w:ascii="Times New Roman" w:hAnsi="Times New Roman" w:cs="Times New Roman" w:hint="eastAsia"/>
          <w:sz w:val="24"/>
        </w:rPr>
        <w:t xml:space="preserve"> initial</w:t>
      </w:r>
      <w:r>
        <w:rPr>
          <w:rFonts w:ascii="Times New Roman" w:hAnsi="Times New Roman" w:cs="Times New Roman"/>
          <w:sz w:val="24"/>
        </w:rPr>
        <w:t xml:space="preserve"> value</w:t>
      </w:r>
      <w:r>
        <w:rPr>
          <w:rFonts w:ascii="Times New Roman" w:hAnsi="Times New Roman" w:cs="Times New Roman" w:hint="eastAsia"/>
          <w:sz w:val="24"/>
        </w:rPr>
        <w:t xml:space="preserve">, while CNT degraded further to </w:t>
      </w:r>
      <w:r>
        <w:rPr>
          <w:rFonts w:ascii="Times New Roman" w:hAnsi="Times New Roman" w:cs="Times New Roman"/>
          <w:sz w:val="24"/>
        </w:rPr>
        <w:t>~</w:t>
      </w:r>
      <w:r>
        <w:rPr>
          <w:rFonts w:ascii="Times New Roman" w:hAnsi="Times New Roman" w:cs="Times New Roman" w:hint="eastAsia"/>
          <w:sz w:val="24"/>
        </w:rPr>
        <w:t xml:space="preserve">48.6%. </w:t>
      </w:r>
      <w:ins w:id="475" w:author="Wei Tong" w:date="2025-09-28T13:25:00Z" w16du:dateUtc="2025-09-28T03:25:00Z">
        <w:r w:rsidR="003F25DB">
          <w:rPr>
            <w:rFonts w:ascii="Times New Roman" w:hAnsi="Times New Roman" w:cs="Times New Roman"/>
            <w:sz w:val="24"/>
          </w:rPr>
          <w:t>Consistent trends were observed for the</w:t>
        </w:r>
      </w:ins>
      <w:ins w:id="476" w:author="Wei Tong" w:date="2025-09-28T13:23:00Z" w16du:dateUtc="2025-09-28T03:23:00Z">
        <w:r w:rsidR="003F25DB">
          <w:rPr>
            <w:rFonts w:ascii="Times New Roman" w:hAnsi="Times New Roman" w:cs="Times New Roman"/>
            <w:sz w:val="24"/>
          </w:rPr>
          <w:t xml:space="preserve"> changes in LoD Figure</w:t>
        </w:r>
      </w:ins>
      <w:ins w:id="477" w:author="Wei Tong" w:date="2025-09-28T13:24:00Z" w16du:dateUtc="2025-09-28T03:24:00Z">
        <w:r w:rsidR="003F25DB">
          <w:rPr>
            <w:rFonts w:ascii="Times New Roman" w:hAnsi="Times New Roman" w:cs="Times New Roman"/>
            <w:sz w:val="24"/>
          </w:rPr>
          <w:t xml:space="preserve"> S5b)</w:t>
        </w:r>
      </w:ins>
      <w:ins w:id="478" w:author="Wei Tong" w:date="2025-09-28T13:26:00Z" w16du:dateUtc="2025-09-28T03:26:00Z">
        <w:r w:rsidR="003F25DB">
          <w:rPr>
            <w:rFonts w:ascii="Times New Roman" w:hAnsi="Times New Roman" w:cs="Times New Roman"/>
            <w:sz w:val="24"/>
          </w:rPr>
          <w:t>. After 6 hours,</w:t>
        </w:r>
      </w:ins>
      <w:ins w:id="479" w:author="Wei Tong" w:date="2025-09-28T13:23:00Z" w16du:dateUtc="2025-09-28T03:23:00Z">
        <w:r w:rsidR="003F25DB">
          <w:rPr>
            <w:rFonts w:ascii="Times New Roman" w:hAnsi="Times New Roman" w:cs="Times New Roman"/>
            <w:sz w:val="24"/>
          </w:rPr>
          <w:t xml:space="preserve"> </w:t>
        </w:r>
      </w:ins>
      <w:ins w:id="480" w:author="Wei Tong" w:date="2025-09-28T13:26:00Z" w16du:dateUtc="2025-09-28T03:26:00Z">
        <w:r w:rsidR="003F25DB">
          <w:rPr>
            <w:rFonts w:ascii="Times New Roman" w:hAnsi="Times New Roman" w:cs="Times New Roman"/>
            <w:sz w:val="24"/>
            <w:lang w:val="en-AU"/>
          </w:rPr>
          <w:t>t</w:t>
        </w:r>
      </w:ins>
      <w:ins w:id="481" w:author="Wei Tong" w:date="2025-09-28T13:23:00Z" w16du:dateUtc="2025-09-28T03:23:00Z">
        <w:r w:rsidR="003F25DB">
          <w:rPr>
            <w:rFonts w:ascii="Times New Roman" w:hAnsi="Times New Roman" w:cs="Times New Roman"/>
            <w:sz w:val="24"/>
            <w:lang w:val="en-AU"/>
          </w:rPr>
          <w:t>he LoD of CNT increased to 12</w:t>
        </w:r>
      </w:ins>
      <w:ins w:id="482" w:author="Wei Tong" w:date="2025-09-28T13:26:00Z" w16du:dateUtc="2025-09-28T03:26:00Z">
        <w:r w:rsidR="003F25DB">
          <w:rPr>
            <w:rFonts w:ascii="Times New Roman" w:hAnsi="Times New Roman" w:cs="Times New Roman"/>
            <w:sz w:val="24"/>
            <w:lang w:val="en-AU"/>
          </w:rPr>
          <w:t>7</w:t>
        </w:r>
      </w:ins>
      <w:ins w:id="483" w:author="Wei Tong" w:date="2025-09-28T13:23:00Z" w16du:dateUtc="2025-09-28T03:23:00Z">
        <w:r w:rsidR="003F25DB">
          <w:rPr>
            <w:rFonts w:ascii="Times New Roman" w:hAnsi="Times New Roman" w:cs="Times New Roman"/>
            <w:sz w:val="24"/>
            <w:lang w:val="en-AU"/>
          </w:rPr>
          <w:t xml:space="preserve">% </w:t>
        </w:r>
      </w:ins>
      <w:ins w:id="484" w:author="Wei Tong" w:date="2025-09-28T13:26:00Z" w16du:dateUtc="2025-09-28T03:26:00Z">
        <w:r w:rsidR="003F25DB">
          <w:rPr>
            <w:rFonts w:ascii="Times New Roman" w:hAnsi="Times New Roman" w:cs="Times New Roman"/>
            <w:sz w:val="24"/>
            <w:lang w:val="en-AU"/>
          </w:rPr>
          <w:t>of the initial value</w:t>
        </w:r>
      </w:ins>
      <w:ins w:id="485" w:author="Wei Tong" w:date="2025-09-28T13:23:00Z" w16du:dateUtc="2025-09-28T03:23:00Z">
        <w:r w:rsidR="003F25DB">
          <w:rPr>
            <w:rFonts w:ascii="Times New Roman" w:hAnsi="Times New Roman" w:cs="Times New Roman"/>
            <w:sz w:val="24"/>
            <w:lang w:val="en-AU"/>
          </w:rPr>
          <w:t xml:space="preserve">, while NUNCD/CNT </w:t>
        </w:r>
      </w:ins>
      <w:ins w:id="486" w:author="Wei Tong" w:date="2025-09-28T13:26:00Z" w16du:dateUtc="2025-09-28T03:26:00Z">
        <w:r w:rsidR="003F25DB">
          <w:rPr>
            <w:rFonts w:ascii="Times New Roman" w:hAnsi="Times New Roman" w:cs="Times New Roman"/>
            <w:sz w:val="24"/>
            <w:lang w:val="en-AU"/>
          </w:rPr>
          <w:t>improved slightly</w:t>
        </w:r>
      </w:ins>
      <w:ins w:id="487" w:author="Wei Tong" w:date="2025-09-28T13:23:00Z" w16du:dateUtc="2025-09-28T03:23:00Z">
        <w:r w:rsidR="003F25DB">
          <w:rPr>
            <w:rFonts w:ascii="Times New Roman" w:hAnsi="Times New Roman" w:cs="Times New Roman"/>
            <w:sz w:val="24"/>
            <w:lang w:val="en-AU"/>
          </w:rPr>
          <w:t xml:space="preserve"> to 8</w:t>
        </w:r>
      </w:ins>
      <w:ins w:id="488" w:author="Wei Tong" w:date="2025-09-28T13:26:00Z" w16du:dateUtc="2025-09-28T03:26:00Z">
        <w:r w:rsidR="003F25DB">
          <w:rPr>
            <w:rFonts w:ascii="Times New Roman" w:hAnsi="Times New Roman" w:cs="Times New Roman"/>
            <w:sz w:val="24"/>
            <w:lang w:val="en-AU"/>
          </w:rPr>
          <w:t>5</w:t>
        </w:r>
      </w:ins>
      <w:ins w:id="489" w:author="Wei Tong" w:date="2025-09-28T13:23:00Z" w16du:dateUtc="2025-09-28T03:23:00Z">
        <w:r w:rsidR="003F25DB">
          <w:rPr>
            <w:rFonts w:ascii="Times New Roman" w:hAnsi="Times New Roman" w:cs="Times New Roman"/>
            <w:sz w:val="24"/>
            <w:lang w:val="en-AU"/>
          </w:rPr>
          <w:t xml:space="preserve">%. </w:t>
        </w:r>
      </w:ins>
      <w:ins w:id="490" w:author="Wei Tong" w:date="2025-09-28T13:27:00Z" w16du:dateUtc="2025-09-28T03:27:00Z">
        <w:r w:rsidR="003F25DB">
          <w:rPr>
            <w:rFonts w:ascii="Times New Roman" w:hAnsi="Times New Roman" w:cs="Times New Roman"/>
            <w:sz w:val="24"/>
            <w:lang w:val="en-AU"/>
          </w:rPr>
          <w:t>A</w:t>
        </w:r>
      </w:ins>
      <w:ins w:id="491" w:author="Wei Tong" w:date="2025-09-28T13:23:00Z" w16du:dateUtc="2025-09-28T03:23:00Z">
        <w:r w:rsidR="003F25DB">
          <w:rPr>
            <w:rFonts w:ascii="Times New Roman" w:hAnsi="Times New Roman" w:cs="Times New Roman"/>
            <w:sz w:val="24"/>
            <w:lang w:val="en-AU"/>
          </w:rPr>
          <w:t>fter 22</w:t>
        </w:r>
      </w:ins>
      <w:ins w:id="492" w:author="Wei Tong" w:date="2025-09-28T13:27:00Z" w16du:dateUtc="2025-09-28T03:27:00Z">
        <w:r w:rsidR="003F25DB">
          <w:rPr>
            <w:rFonts w:ascii="Times New Roman" w:hAnsi="Times New Roman" w:cs="Times New Roman"/>
            <w:sz w:val="24"/>
            <w:lang w:val="en-AU"/>
          </w:rPr>
          <w:t xml:space="preserve"> </w:t>
        </w:r>
      </w:ins>
      <w:ins w:id="493" w:author="Wei Tong" w:date="2025-09-28T13:23:00Z" w16du:dateUtc="2025-09-28T03:23:00Z">
        <w:r w:rsidR="003F25DB">
          <w:rPr>
            <w:rFonts w:ascii="Times New Roman" w:hAnsi="Times New Roman" w:cs="Times New Roman"/>
            <w:sz w:val="24"/>
            <w:lang w:val="en-AU"/>
          </w:rPr>
          <w:t>h</w:t>
        </w:r>
      </w:ins>
      <w:ins w:id="494" w:author="Wei Tong" w:date="2025-09-28T13:27:00Z" w16du:dateUtc="2025-09-28T03:27:00Z">
        <w:r w:rsidR="003F25DB">
          <w:rPr>
            <w:rFonts w:ascii="Times New Roman" w:hAnsi="Times New Roman" w:cs="Times New Roman"/>
            <w:sz w:val="24"/>
            <w:lang w:val="en-AU"/>
          </w:rPr>
          <w:t>ours</w:t>
        </w:r>
      </w:ins>
      <w:ins w:id="495" w:author="Wei Tong" w:date="2025-09-28T13:23:00Z" w16du:dateUtc="2025-09-28T03:23:00Z">
        <w:r w:rsidR="003F25DB">
          <w:rPr>
            <w:rFonts w:ascii="Times New Roman" w:hAnsi="Times New Roman" w:cs="Times New Roman"/>
            <w:sz w:val="24"/>
            <w:lang w:val="en-AU"/>
          </w:rPr>
          <w:t>, CNT</w:t>
        </w:r>
      </w:ins>
      <w:ins w:id="496" w:author="Wei Tong" w:date="2025-09-28T13:27:00Z" w16du:dateUtc="2025-09-28T03:27:00Z">
        <w:r w:rsidR="003F25DB">
          <w:rPr>
            <w:rFonts w:ascii="Times New Roman" w:hAnsi="Times New Roman" w:cs="Times New Roman"/>
            <w:sz w:val="24"/>
            <w:lang w:val="en-AU"/>
          </w:rPr>
          <w:t>’s LoD further deteriorated</w:t>
        </w:r>
      </w:ins>
      <w:ins w:id="497" w:author="Wei Tong" w:date="2025-09-28T13:23:00Z" w16du:dateUtc="2025-09-28T03:23:00Z">
        <w:r w:rsidR="003F25DB">
          <w:rPr>
            <w:rFonts w:ascii="Times New Roman" w:hAnsi="Times New Roman" w:cs="Times New Roman"/>
            <w:sz w:val="24"/>
            <w:lang w:val="en-AU"/>
          </w:rPr>
          <w:t xml:space="preserve"> to 23</w:t>
        </w:r>
      </w:ins>
      <w:ins w:id="498" w:author="Wei Tong" w:date="2025-09-28T13:27:00Z" w16du:dateUtc="2025-09-28T03:27:00Z">
        <w:r w:rsidR="003F25DB">
          <w:rPr>
            <w:rFonts w:ascii="Times New Roman" w:hAnsi="Times New Roman" w:cs="Times New Roman"/>
            <w:sz w:val="24"/>
            <w:lang w:val="en-AU"/>
          </w:rPr>
          <w:t>4</w:t>
        </w:r>
      </w:ins>
      <w:ins w:id="499" w:author="Wei Tong" w:date="2025-09-28T13:23:00Z" w16du:dateUtc="2025-09-28T03:23:00Z">
        <w:r w:rsidR="003F25DB">
          <w:rPr>
            <w:rFonts w:ascii="Times New Roman" w:hAnsi="Times New Roman" w:cs="Times New Roman"/>
            <w:sz w:val="24"/>
            <w:lang w:val="en-AU"/>
          </w:rPr>
          <w:t>%, while NUNCD/CNT</w:t>
        </w:r>
        <w:r w:rsidR="003F25DB">
          <w:rPr>
            <w:rFonts w:ascii="Times New Roman" w:hAnsi="Times New Roman" w:cs="Times New Roman" w:hint="eastAsia"/>
            <w:sz w:val="24"/>
          </w:rPr>
          <w:t xml:space="preserve"> </w:t>
        </w:r>
      </w:ins>
      <w:ins w:id="500" w:author="Wei Tong" w:date="2025-09-28T13:27:00Z" w16du:dateUtc="2025-09-28T03:27:00Z">
        <w:r w:rsidR="003F25DB">
          <w:rPr>
            <w:rFonts w:ascii="Times New Roman" w:hAnsi="Times New Roman" w:cs="Times New Roman"/>
            <w:sz w:val="24"/>
          </w:rPr>
          <w:t>remained stable at</w:t>
        </w:r>
      </w:ins>
      <w:ins w:id="501" w:author="Wei Tong" w:date="2025-09-28T13:23:00Z" w16du:dateUtc="2025-09-28T03:23:00Z">
        <w:r w:rsidR="003F25DB">
          <w:rPr>
            <w:rFonts w:ascii="Times New Roman" w:hAnsi="Times New Roman" w:cs="Times New Roman" w:hint="eastAsia"/>
            <w:sz w:val="24"/>
          </w:rPr>
          <w:t xml:space="preserve"> 88</w:t>
        </w:r>
        <w:r w:rsidR="003F25DB">
          <w:rPr>
            <w:rFonts w:ascii="Times New Roman" w:hAnsi="Times New Roman" w:cs="Times New Roman"/>
            <w:sz w:val="24"/>
            <w:lang w:val="en-AU"/>
          </w:rPr>
          <w:t>%</w:t>
        </w:r>
        <w:r w:rsidR="003F25DB">
          <w:rPr>
            <w:rFonts w:ascii="Times New Roman" w:hAnsi="Times New Roman" w:cs="Times New Roman" w:hint="eastAsia"/>
            <w:sz w:val="24"/>
          </w:rPr>
          <w:t xml:space="preserve"> of the initial</w:t>
        </w:r>
      </w:ins>
      <w:ins w:id="502" w:author="Wei Tong" w:date="2025-09-28T13:28:00Z" w16du:dateUtc="2025-09-28T03:28:00Z">
        <w:r w:rsidR="003F25DB">
          <w:rPr>
            <w:rFonts w:ascii="Times New Roman" w:hAnsi="Times New Roman" w:cs="Times New Roman"/>
            <w:sz w:val="24"/>
          </w:rPr>
          <w:t xml:space="preserve"> value</w:t>
        </w:r>
      </w:ins>
      <w:ins w:id="503" w:author="Wei Tong" w:date="2025-09-28T13:23:00Z" w16du:dateUtc="2025-09-28T03:23:00Z">
        <w:r w:rsidR="003F25DB">
          <w:rPr>
            <w:rFonts w:ascii="Times New Roman" w:hAnsi="Times New Roman" w:cs="Times New Roman" w:hint="eastAsia"/>
            <w:sz w:val="24"/>
          </w:rPr>
          <w:t xml:space="preserve">, </w:t>
        </w:r>
      </w:ins>
      <w:ins w:id="504" w:author="Wei Tong" w:date="2025-09-28T13:28:00Z" w16du:dateUtc="2025-09-28T03:28:00Z">
        <w:r w:rsidR="003F25DB">
          <w:rPr>
            <w:rFonts w:ascii="Times New Roman" w:hAnsi="Times New Roman" w:cs="Times New Roman"/>
            <w:sz w:val="24"/>
          </w:rPr>
          <w:t>showing</w:t>
        </w:r>
      </w:ins>
      <w:ins w:id="505" w:author="Wei Tong" w:date="2025-09-28T13:23:00Z" w16du:dateUtc="2025-09-28T03:23:00Z">
        <w:r w:rsidR="003F25DB">
          <w:rPr>
            <w:rFonts w:ascii="Times New Roman" w:hAnsi="Times New Roman" w:cs="Times New Roman" w:hint="eastAsia"/>
            <w:sz w:val="24"/>
          </w:rPr>
          <w:t xml:space="preserve"> a significant difference</w:t>
        </w:r>
      </w:ins>
      <w:ins w:id="506" w:author="Wei Tong" w:date="2025-09-28T13:28:00Z" w16du:dateUtc="2025-09-28T03:28:00Z">
        <w:r w:rsidR="003F25DB">
          <w:rPr>
            <w:rFonts w:ascii="Times New Roman" w:hAnsi="Times New Roman" w:cs="Times New Roman"/>
            <w:sz w:val="24"/>
          </w:rPr>
          <w:t xml:space="preserve"> between two electrode type</w:t>
        </w:r>
      </w:ins>
      <w:ins w:id="507" w:author="Sorel De Leon Vergara" w:date="2025-09-28T15:30:00Z" w16du:dateUtc="2025-09-28T05:30:00Z">
        <w:r w:rsidR="00233249">
          <w:rPr>
            <w:rFonts w:ascii="Times New Roman" w:hAnsi="Times New Roman" w:cs="Times New Roman"/>
            <w:sz w:val="24"/>
          </w:rPr>
          <w:t>s</w:t>
        </w:r>
      </w:ins>
      <w:ins w:id="508" w:author="Wei Tong" w:date="2025-09-28T13:28:00Z" w16du:dateUtc="2025-09-28T03:28:00Z">
        <w:del w:id="509" w:author="Sorel De Leon Vergara" w:date="2025-09-28T15:30:00Z" w16du:dateUtc="2025-09-28T05:30:00Z">
          <w:r w:rsidR="003F25DB" w:rsidDel="0040539B">
            <w:rPr>
              <w:rFonts w:ascii="Times New Roman" w:hAnsi="Times New Roman" w:cs="Times New Roman"/>
              <w:sz w:val="24"/>
            </w:rPr>
            <w:delText>s</w:delText>
          </w:r>
        </w:del>
      </w:ins>
      <w:ins w:id="510" w:author="Wei Tong" w:date="2025-09-28T13:23:00Z" w16du:dateUtc="2025-09-28T03:23:00Z">
        <w:del w:id="511" w:author="Sorel De Leon Vergara" w:date="2025-09-28T15:30:00Z" w16du:dateUtc="2025-09-28T05:30:00Z">
          <w:r w:rsidR="003F25DB" w:rsidDel="00233249">
            <w:rPr>
              <w:rFonts w:ascii="Times New Roman" w:hAnsi="Times New Roman" w:cs="Times New Roman" w:hint="eastAsia"/>
              <w:sz w:val="24"/>
            </w:rPr>
            <w:delText>.</w:delText>
          </w:r>
        </w:del>
      </w:ins>
      <w:ins w:id="512" w:author="Sorel De Leon Vergara" w:date="2025-09-28T15:30:00Z" w16du:dateUtc="2025-09-28T05:30:00Z">
        <w:r w:rsidR="00233249">
          <w:rPr>
            <w:rFonts w:ascii="Times New Roman" w:hAnsi="Times New Roman" w:cs="Times New Roman"/>
            <w:sz w:val="24"/>
          </w:rPr>
          <w:t xml:space="preserve"> </w:t>
        </w:r>
      </w:ins>
      <w:ins w:id="513" w:author="Wei Tong" w:date="2025-09-28T13:23:00Z" w16du:dateUtc="2025-09-28T03:23:00Z">
        <w:del w:id="514" w:author="Sorel De Leon Vergara" w:date="2025-09-28T15:30:00Z" w16du:dateUtc="2025-09-28T05:30:00Z">
          <w:r w:rsidR="003F25DB" w:rsidDel="00233249">
            <w:rPr>
              <w:rFonts w:ascii="Times New Roman" w:hAnsi="Times New Roman" w:cs="Times New Roman" w:hint="eastAsia"/>
              <w:sz w:val="24"/>
            </w:rPr>
            <w:delText xml:space="preserve"> </w:delText>
          </w:r>
        </w:del>
        <w:r w:rsidR="003F25DB">
          <w:rPr>
            <w:rFonts w:ascii="Times New Roman" w:hAnsi="Times New Roman" w:cs="Times New Roman" w:hint="eastAsia"/>
            <w:sz w:val="24"/>
          </w:rPr>
          <w:t>(Figure S5b).</w:t>
        </w:r>
      </w:ins>
      <w:r>
        <w:rPr>
          <w:rFonts w:ascii="Times New Roman" w:hAnsi="Times New Roman" w:cs="Times New Roman"/>
          <w:sz w:val="24"/>
          <w:lang w:val="en-AU"/>
        </w:rPr>
        <w:t>These</w:t>
      </w:r>
      <w:r>
        <w:rPr>
          <w:rFonts w:ascii="Times New Roman" w:hAnsi="Times New Roman" w:cs="Times New Roman" w:hint="eastAsia"/>
          <w:sz w:val="24"/>
        </w:rPr>
        <w:t xml:space="preserve"> </w:t>
      </w:r>
      <w:r>
        <w:rPr>
          <w:rFonts w:ascii="Times New Roman" w:hAnsi="Times New Roman" w:cs="Times New Roman"/>
          <w:sz w:val="24"/>
        </w:rPr>
        <w:t xml:space="preserve">results </w:t>
      </w:r>
      <w:del w:id="515" w:author="Wei Tong" w:date="2025-09-28T13:28:00Z" w16du:dateUtc="2025-09-28T03:28:00Z">
        <w:r w:rsidDel="003F25DB">
          <w:rPr>
            <w:rFonts w:ascii="Times New Roman" w:hAnsi="Times New Roman" w:cs="Times New Roman" w:hint="eastAsia"/>
            <w:sz w:val="24"/>
          </w:rPr>
          <w:delText>further</w:delText>
        </w:r>
        <w:r w:rsidDel="003F25DB">
          <w:rPr>
            <w:rFonts w:ascii="Times New Roman" w:hAnsi="Times New Roman" w:cs="Times New Roman"/>
            <w:sz w:val="24"/>
            <w:lang w:val="en-AU"/>
          </w:rPr>
          <w:delText xml:space="preserve"> </w:delText>
        </w:r>
        <w:r w:rsidDel="003F25DB">
          <w:rPr>
            <w:rFonts w:ascii="Times New Roman" w:hAnsi="Times New Roman" w:cs="Times New Roman"/>
            <w:sz w:val="24"/>
          </w:rPr>
          <w:delText>indicate</w:delText>
        </w:r>
      </w:del>
      <w:ins w:id="516" w:author="Wei Tong" w:date="2025-09-28T13:28:00Z" w16du:dateUtc="2025-09-28T03:28:00Z">
        <w:r w:rsidR="003F25DB">
          <w:rPr>
            <w:rFonts w:ascii="Times New Roman" w:hAnsi="Times New Roman" w:cs="Times New Roman"/>
            <w:sz w:val="24"/>
          </w:rPr>
          <w:t>highlight</w:t>
        </w:r>
      </w:ins>
      <w:r>
        <w:rPr>
          <w:rFonts w:ascii="Times New Roman" w:hAnsi="Times New Roman" w:cs="Times New Roman" w:hint="eastAsia"/>
          <w:sz w:val="24"/>
        </w:rPr>
        <w:t xml:space="preserve"> the </w:t>
      </w:r>
      <w:ins w:id="517" w:author="Wei Tong" w:date="2025-09-28T13:28:00Z" w16du:dateUtc="2025-09-28T03:28:00Z">
        <w:r w:rsidR="003F25DB">
          <w:rPr>
            <w:rFonts w:ascii="Times New Roman" w:hAnsi="Times New Roman" w:cs="Times New Roman"/>
            <w:sz w:val="24"/>
            <w:lang w:val="en-AU"/>
          </w:rPr>
          <w:t>superior</w:t>
        </w:r>
      </w:ins>
      <w:del w:id="518" w:author="Wei Tong" w:date="2025-09-28T13:28:00Z" w16du:dateUtc="2025-09-28T03:28:00Z">
        <w:r w:rsidDel="003F25DB">
          <w:rPr>
            <w:rFonts w:ascii="Times New Roman" w:hAnsi="Times New Roman" w:cs="Times New Roman"/>
            <w:sz w:val="24"/>
            <w:lang w:val="en-AU"/>
          </w:rPr>
          <w:delText>prolonged</w:delText>
        </w:r>
      </w:del>
      <w:r>
        <w:rPr>
          <w:rFonts w:ascii="Times New Roman" w:hAnsi="Times New Roman" w:cs="Times New Roman"/>
          <w:sz w:val="24"/>
        </w:rPr>
        <w:t xml:space="preserve"> stability</w:t>
      </w:r>
      <w:r>
        <w:rPr>
          <w:rFonts w:ascii="Times New Roman" w:hAnsi="Times New Roman" w:cs="Times New Roman" w:hint="eastAsia"/>
          <w:sz w:val="24"/>
        </w:rPr>
        <w:t xml:space="preserve"> of NUCND/CNT </w:t>
      </w:r>
      <w:del w:id="519" w:author="Wei Tong" w:date="2025-09-28T13:29:00Z" w16du:dateUtc="2025-09-28T03:29:00Z">
        <w:r w:rsidDel="003F25DB">
          <w:rPr>
            <w:rFonts w:ascii="Times New Roman" w:hAnsi="Times New Roman" w:cs="Times New Roman" w:hint="eastAsia"/>
            <w:sz w:val="24"/>
          </w:rPr>
          <w:delText>compared to CNT mats</w:delText>
        </w:r>
      </w:del>
      <w:ins w:id="520" w:author="Wei Tong" w:date="2025-09-28T13:28:00Z" w16du:dateUtc="2025-09-28T03:28:00Z">
        <w:r w:rsidR="003F25DB">
          <w:rPr>
            <w:rFonts w:ascii="Times New Roman" w:hAnsi="Times New Roman" w:cs="Times New Roman"/>
            <w:sz w:val="24"/>
          </w:rPr>
          <w:t xml:space="preserve">in protein rich </w:t>
        </w:r>
      </w:ins>
      <w:ins w:id="521" w:author="Wei Tong" w:date="2025-09-28T13:29:00Z" w16du:dateUtc="2025-09-28T03:29:00Z">
        <w:r w:rsidR="003F25DB">
          <w:rPr>
            <w:rFonts w:ascii="Times New Roman" w:hAnsi="Times New Roman" w:cs="Times New Roman"/>
            <w:sz w:val="24"/>
          </w:rPr>
          <w:t>environment</w:t>
        </w:r>
      </w:ins>
      <w:r>
        <w:rPr>
          <w:rFonts w:ascii="Times New Roman" w:hAnsi="Times New Roman" w:cs="Times New Roman" w:hint="eastAsia"/>
          <w:sz w:val="24"/>
        </w:rPr>
        <w:t xml:space="preserve">, </w:t>
      </w:r>
      <w:r>
        <w:rPr>
          <w:rFonts w:ascii="Times New Roman" w:hAnsi="Times New Roman" w:cs="Times New Roman"/>
          <w:sz w:val="24"/>
        </w:rPr>
        <w:t xml:space="preserve">likely reflecting reduced protein adsorption and biofouling </w:t>
      </w:r>
      <w:ins w:id="522" w:author="Wei Tong" w:date="2025-09-28T13:29:00Z" w16du:dateUtc="2025-09-28T03:29:00Z">
        <w:r w:rsidR="003F25DB">
          <w:rPr>
            <w:rFonts w:ascii="Times New Roman" w:hAnsi="Times New Roman" w:cs="Times New Roman" w:hint="eastAsia"/>
            <w:sz w:val="24"/>
          </w:rPr>
          <w:t>compared to CNT mats</w:t>
        </w:r>
        <w:r w:rsidR="003F25DB" w:rsidDel="003F25DB">
          <w:rPr>
            <w:rFonts w:ascii="Times New Roman" w:hAnsi="Times New Roman" w:cs="Times New Roman"/>
            <w:sz w:val="24"/>
          </w:rPr>
          <w:t xml:space="preserve"> </w:t>
        </w:r>
      </w:ins>
      <w:del w:id="523" w:author="Wei Tong" w:date="2025-09-28T13:29:00Z" w16du:dateUtc="2025-09-28T03:29:00Z">
        <w:r w:rsidDel="003F25DB">
          <w:rPr>
            <w:rFonts w:ascii="Times New Roman" w:hAnsi="Times New Roman" w:cs="Times New Roman"/>
            <w:sz w:val="24"/>
          </w:rPr>
          <w:delText>on the NUNCD modified surfaces</w:delText>
        </w:r>
      </w:del>
      <w:r>
        <w:rPr>
          <w:rFonts w:ascii="Times New Roman" w:hAnsi="Times New Roman" w:cs="Times New Roman"/>
          <w:sz w:val="24"/>
        </w:rPr>
        <w:t xml:space="preserve">. </w:t>
      </w:r>
      <w:moveToRangeStart w:id="524" w:author="Wei Tong" w:date="2025-09-28T13:21:00Z" w:name="move209958127"/>
      <w:moveTo w:id="525" w:author="Wei Tong" w:date="2025-09-28T13:21:00Z" w16du:dateUtc="2025-09-28T03:21:00Z">
        <w:del w:id="526" w:author="Wei Tong" w:date="2025-09-28T13:23:00Z" w16du:dateUtc="2025-09-28T03:23:00Z">
          <w:r w:rsidR="003F25DB" w:rsidDel="003F25DB">
            <w:rPr>
              <w:rFonts w:ascii="Times New Roman" w:hAnsi="Times New Roman" w:cs="Times New Roman"/>
              <w:sz w:val="24"/>
              <w:lang w:val="en-AU"/>
            </w:rPr>
            <w:delText>The LoD of CNT mats increased to 127</w:delText>
          </w:r>
          <w:r w:rsidR="003F25DB" w:rsidDel="003F25DB">
            <w:rPr>
              <w:rFonts w:ascii="Times New Roman" w:hAnsi="Times New Roman" w:cs="Times New Roman" w:hint="eastAsia"/>
              <w:sz w:val="24"/>
            </w:rPr>
            <w:delText>(</w:delText>
          </w:r>
          <w:r w:rsidR="003F25DB" w:rsidDel="003F25DB">
            <w:rPr>
              <w:rFonts w:ascii="Times New Roman" w:hAnsi="Times New Roman" w:cs="Times New Roman" w:hint="eastAsia"/>
              <w:sz w:val="24"/>
            </w:rPr>
            <w:delText>±</w:delText>
          </w:r>
          <w:r w:rsidR="003F25DB" w:rsidDel="003F25DB">
            <w:rPr>
              <w:rFonts w:ascii="Times New Roman" w:hAnsi="Times New Roman" w:cs="Times New Roman" w:hint="eastAsia"/>
              <w:sz w:val="24"/>
            </w:rPr>
            <w:delText>47.6)</w:delText>
          </w:r>
          <w:r w:rsidR="003F25DB" w:rsidDel="003F25DB">
            <w:rPr>
              <w:rFonts w:ascii="Times New Roman" w:hAnsi="Times New Roman" w:cs="Times New Roman"/>
              <w:sz w:val="24"/>
              <w:lang w:val="en-AU"/>
            </w:rPr>
            <w:delText>% after 6h of incubation, while NUNCD/CNT decreased to 85</w:delText>
          </w:r>
          <w:r w:rsidR="003F25DB" w:rsidDel="003F25DB">
            <w:rPr>
              <w:rFonts w:ascii="Times New Roman" w:hAnsi="Times New Roman" w:cs="Times New Roman" w:hint="eastAsia"/>
              <w:sz w:val="24"/>
            </w:rPr>
            <w:delText>(</w:delText>
          </w:r>
          <w:r w:rsidR="003F25DB" w:rsidDel="003F25DB">
            <w:rPr>
              <w:rFonts w:ascii="Times New Roman" w:hAnsi="Times New Roman" w:cs="Times New Roman" w:hint="eastAsia"/>
              <w:sz w:val="24"/>
            </w:rPr>
            <w:delText>±</w:delText>
          </w:r>
          <w:r w:rsidR="003F25DB" w:rsidDel="003F25DB">
            <w:rPr>
              <w:rFonts w:ascii="Times New Roman" w:hAnsi="Times New Roman" w:cs="Times New Roman" w:hint="eastAsia"/>
              <w:sz w:val="24"/>
            </w:rPr>
            <w:delText>26)</w:delText>
          </w:r>
          <w:r w:rsidR="003F25DB" w:rsidDel="003F25DB">
            <w:rPr>
              <w:rFonts w:ascii="Times New Roman" w:hAnsi="Times New Roman" w:cs="Times New Roman"/>
              <w:sz w:val="24"/>
              <w:lang w:val="en-AU"/>
            </w:rPr>
            <w:delText>% of initial. Furthermore, after 22h of incubation, the LoD of CNT kept increasing to 234</w:delText>
          </w:r>
          <w:r w:rsidR="003F25DB" w:rsidDel="003F25DB">
            <w:rPr>
              <w:rFonts w:ascii="Times New Roman" w:hAnsi="Times New Roman" w:cs="Times New Roman" w:hint="eastAsia"/>
              <w:sz w:val="24"/>
            </w:rPr>
            <w:delText>(</w:delText>
          </w:r>
          <w:r w:rsidR="003F25DB" w:rsidDel="003F25DB">
            <w:rPr>
              <w:rFonts w:ascii="Times New Roman" w:hAnsi="Times New Roman" w:cs="Times New Roman" w:hint="eastAsia"/>
              <w:sz w:val="24"/>
            </w:rPr>
            <w:delText>±</w:delText>
          </w:r>
          <w:r w:rsidR="003F25DB" w:rsidDel="003F25DB">
            <w:rPr>
              <w:rFonts w:ascii="Times New Roman" w:hAnsi="Times New Roman" w:cs="Times New Roman" w:hint="eastAsia"/>
              <w:sz w:val="24"/>
            </w:rPr>
            <w:delText>116)</w:delText>
          </w:r>
          <w:r w:rsidR="003F25DB" w:rsidDel="003F25DB">
            <w:rPr>
              <w:rFonts w:ascii="Times New Roman" w:hAnsi="Times New Roman" w:cs="Times New Roman"/>
              <w:sz w:val="24"/>
              <w:lang w:val="en-AU"/>
            </w:rPr>
            <w:delText>%, while NUNCD/CNT</w:delText>
          </w:r>
          <w:r w:rsidR="003F25DB" w:rsidDel="003F25DB">
            <w:rPr>
              <w:rFonts w:ascii="Times New Roman" w:hAnsi="Times New Roman" w:cs="Times New Roman" w:hint="eastAsia"/>
              <w:sz w:val="24"/>
            </w:rPr>
            <w:delText xml:space="preserve"> kept 88(</w:delText>
          </w:r>
          <w:r w:rsidR="003F25DB" w:rsidDel="003F25DB">
            <w:rPr>
              <w:rFonts w:ascii="Times New Roman" w:hAnsi="Times New Roman" w:cs="Times New Roman" w:hint="eastAsia"/>
              <w:sz w:val="24"/>
            </w:rPr>
            <w:delText>±</w:delText>
          </w:r>
          <w:r w:rsidR="003F25DB" w:rsidDel="003F25DB">
            <w:rPr>
              <w:rFonts w:ascii="Times New Roman" w:hAnsi="Times New Roman" w:cs="Times New Roman" w:hint="eastAsia"/>
              <w:sz w:val="24"/>
            </w:rPr>
            <w:delText>24.5)</w:delText>
          </w:r>
          <w:r w:rsidR="003F25DB" w:rsidDel="003F25DB">
            <w:rPr>
              <w:rFonts w:ascii="Times New Roman" w:hAnsi="Times New Roman" w:cs="Times New Roman"/>
              <w:sz w:val="24"/>
              <w:lang w:val="en-AU"/>
            </w:rPr>
            <w:delText>%</w:delText>
          </w:r>
          <w:r w:rsidR="003F25DB" w:rsidDel="003F25DB">
            <w:rPr>
              <w:rFonts w:ascii="Times New Roman" w:hAnsi="Times New Roman" w:cs="Times New Roman" w:hint="eastAsia"/>
              <w:sz w:val="24"/>
            </w:rPr>
            <w:delText xml:space="preserve"> of the initial, which showed a significant difference. (Figure S5b). </w:delText>
          </w:r>
        </w:del>
        <w:del w:id="527" w:author="Wei Tong" w:date="2025-09-28T13:24:00Z" w16du:dateUtc="2025-09-28T03:24:00Z">
          <w:r w:rsidR="003F25DB" w:rsidDel="003F25DB">
            <w:rPr>
              <w:rFonts w:ascii="Times New Roman" w:hAnsi="Times New Roman" w:cs="Times New Roman" w:hint="eastAsia"/>
              <w:sz w:val="24"/>
            </w:rPr>
            <w:delText>This further proves the better stability of NUNCD/CNT for dopamine detection during biofouling.</w:delText>
          </w:r>
        </w:del>
      </w:moveTo>
    </w:p>
    <w:p w14:paraId="3B21082C" w14:textId="77777777" w:rsidR="003F25DB" w:rsidDel="003F25DB" w:rsidRDefault="003F25DB" w:rsidP="003F25DB">
      <w:pPr>
        <w:rPr>
          <w:del w:id="528" w:author="Wei Tong" w:date="2025-09-28T13:29:00Z" w16du:dateUtc="2025-09-28T03:29:00Z"/>
          <w:moveTo w:id="529" w:author="Wei Tong" w:date="2025-09-28T13:21:00Z" w16du:dateUtc="2025-09-28T03:21:00Z"/>
          <w:rFonts w:ascii="Times New Roman" w:hAnsi="Times New Roman" w:cs="Times New Roman"/>
          <w:sz w:val="24"/>
        </w:rPr>
      </w:pPr>
    </w:p>
    <w:moveToRangeEnd w:id="524"/>
    <w:p w14:paraId="12712794" w14:textId="7D435A32" w:rsidR="00907807" w:rsidRDefault="00907807">
      <w:pPr>
        <w:rPr>
          <w:rFonts w:ascii="Times New Roman" w:hAnsi="Times New Roman" w:cs="Times New Roman"/>
          <w:sz w:val="24"/>
        </w:rPr>
      </w:pPr>
    </w:p>
    <w:p w14:paraId="6DB64856" w14:textId="77777777" w:rsidR="00907807" w:rsidRDefault="00907807">
      <w:pPr>
        <w:rPr>
          <w:rFonts w:ascii="Times New Roman" w:hAnsi="Times New Roman" w:cs="Times New Roman"/>
          <w:sz w:val="24"/>
        </w:rPr>
      </w:pPr>
    </w:p>
    <w:p w14:paraId="79B7968C" w14:textId="712FB73B" w:rsidR="00907807" w:rsidRDefault="000A1646">
      <w:pPr>
        <w:rPr>
          <w:rFonts w:ascii="Times New Roman" w:hAnsi="Times New Roman" w:cs="Times New Roman"/>
          <w:sz w:val="24"/>
        </w:rPr>
      </w:pPr>
      <w:r>
        <w:rPr>
          <w:rFonts w:ascii="Times New Roman" w:hAnsi="Times New Roman" w:cs="Times New Roman" w:hint="eastAsia"/>
          <w:sz w:val="24"/>
        </w:rPr>
        <w:t xml:space="preserve">SEM images were obtained to further characterize the morphological changes upon continuous exposure to physiological conditions. Figure </w:t>
      </w:r>
      <w:r>
        <w:rPr>
          <w:rFonts w:ascii="Times New Roman" w:hAnsi="Times New Roman" w:cs="Times New Roman"/>
          <w:sz w:val="24"/>
        </w:rPr>
        <w:t>5</w:t>
      </w:r>
      <w:r>
        <w:rPr>
          <w:rFonts w:ascii="Times New Roman" w:hAnsi="Times New Roman" w:cs="Times New Roman" w:hint="eastAsia"/>
          <w:sz w:val="24"/>
        </w:rPr>
        <w:t>h-i show</w:t>
      </w:r>
      <w:r>
        <w:rPr>
          <w:rFonts w:ascii="Times New Roman" w:hAnsi="Times New Roman" w:cs="Times New Roman"/>
          <w:sz w:val="24"/>
          <w:lang w:val="en-AU"/>
        </w:rPr>
        <w:t>ed</w:t>
      </w:r>
      <w:r>
        <w:rPr>
          <w:rFonts w:ascii="Times New Roman" w:hAnsi="Times New Roman" w:cs="Times New Roman" w:hint="eastAsia"/>
          <w:sz w:val="24"/>
        </w:rPr>
        <w:t xml:space="preserve"> the </w:t>
      </w:r>
      <w:r>
        <w:rPr>
          <w:rFonts w:ascii="Times New Roman" w:hAnsi="Times New Roman" w:cs="Times New Roman"/>
          <w:sz w:val="24"/>
        </w:rPr>
        <w:t>regions</w:t>
      </w:r>
      <w:r>
        <w:rPr>
          <w:rFonts w:ascii="Times New Roman" w:hAnsi="Times New Roman" w:cs="Times New Roman" w:hint="eastAsia"/>
          <w:sz w:val="24"/>
        </w:rPr>
        <w:t xml:space="preserve"> exposed to PBS </w:t>
      </w:r>
      <w:r>
        <w:rPr>
          <w:rFonts w:ascii="Times New Roman" w:hAnsi="Times New Roman" w:cs="Times New Roman"/>
          <w:sz w:val="24"/>
        </w:rPr>
        <w:t>with</w:t>
      </w:r>
      <w:r>
        <w:rPr>
          <w:rFonts w:ascii="Times New Roman" w:hAnsi="Times New Roman" w:cs="Times New Roman" w:hint="eastAsia"/>
          <w:sz w:val="24"/>
        </w:rPr>
        <w:t xml:space="preserve"> HS (-biofouling) and the </w:t>
      </w:r>
      <w:r>
        <w:rPr>
          <w:rFonts w:ascii="Times New Roman" w:hAnsi="Times New Roman" w:cs="Times New Roman"/>
          <w:sz w:val="24"/>
        </w:rPr>
        <w:t>unexposed regions</w:t>
      </w:r>
      <w:r>
        <w:rPr>
          <w:rFonts w:ascii="Times New Roman" w:hAnsi="Times New Roman" w:cs="Times New Roman" w:hint="eastAsia"/>
          <w:sz w:val="24"/>
        </w:rPr>
        <w:t xml:space="preserve"> (-wo biofou</w:t>
      </w:r>
      <w:r>
        <w:rPr>
          <w:rFonts w:ascii="Times New Roman" w:hAnsi="Times New Roman" w:cs="Times New Roman"/>
          <w:sz w:val="24"/>
        </w:rPr>
        <w:t>l</w:t>
      </w:r>
      <w:r>
        <w:rPr>
          <w:rFonts w:ascii="Times New Roman" w:hAnsi="Times New Roman" w:cs="Times New Roman" w:hint="eastAsia"/>
          <w:sz w:val="24"/>
        </w:rPr>
        <w:t>ing). It was visible that after 22</w:t>
      </w:r>
      <w:r>
        <w:rPr>
          <w:rFonts w:ascii="Times New Roman" w:hAnsi="Times New Roman" w:cs="Times New Roman"/>
          <w:sz w:val="24"/>
        </w:rPr>
        <w:t xml:space="preserve"> </w:t>
      </w:r>
      <w:r>
        <w:rPr>
          <w:rFonts w:ascii="Times New Roman" w:hAnsi="Times New Roman" w:cs="Times New Roman" w:hint="eastAsia"/>
          <w:sz w:val="24"/>
        </w:rPr>
        <w:t>h</w:t>
      </w:r>
      <w:r>
        <w:rPr>
          <w:rFonts w:ascii="Times New Roman" w:hAnsi="Times New Roman" w:cs="Times New Roman"/>
          <w:sz w:val="24"/>
        </w:rPr>
        <w:t>ours</w:t>
      </w:r>
      <w:r>
        <w:rPr>
          <w:rFonts w:ascii="Times New Roman" w:hAnsi="Times New Roman" w:cs="Times New Roman" w:hint="eastAsia"/>
          <w:sz w:val="24"/>
        </w:rPr>
        <w:t xml:space="preserve"> of biofouling, </w:t>
      </w:r>
      <w:r>
        <w:rPr>
          <w:rFonts w:ascii="Times New Roman" w:hAnsi="Times New Roman" w:cs="Times New Roman"/>
          <w:sz w:val="24"/>
          <w:lang w:val="en-AU"/>
        </w:rPr>
        <w:t xml:space="preserve">CNT </w:t>
      </w:r>
      <w:r>
        <w:rPr>
          <w:rFonts w:ascii="Times New Roman" w:hAnsi="Times New Roman" w:cs="Times New Roman" w:hint="eastAsia"/>
          <w:sz w:val="24"/>
        </w:rPr>
        <w:t xml:space="preserve">was </w:t>
      </w:r>
      <w:r>
        <w:rPr>
          <w:rFonts w:ascii="Times New Roman" w:hAnsi="Times New Roman" w:cs="Times New Roman"/>
          <w:sz w:val="24"/>
        </w:rPr>
        <w:t>covered</w:t>
      </w:r>
      <w:r>
        <w:rPr>
          <w:rFonts w:ascii="Times New Roman" w:hAnsi="Times New Roman" w:cs="Times New Roman" w:hint="eastAsia"/>
          <w:sz w:val="24"/>
        </w:rPr>
        <w:t xml:space="preserve"> </w:t>
      </w:r>
      <w:r>
        <w:rPr>
          <w:rFonts w:ascii="Times New Roman" w:hAnsi="Times New Roman" w:cs="Times New Roman"/>
          <w:sz w:val="24"/>
        </w:rPr>
        <w:t>by</w:t>
      </w:r>
      <w:r>
        <w:rPr>
          <w:rFonts w:ascii="Times New Roman" w:hAnsi="Times New Roman" w:cs="Times New Roman" w:hint="eastAsia"/>
          <w:sz w:val="24"/>
        </w:rPr>
        <w:t xml:space="preserve"> </w:t>
      </w:r>
      <w:del w:id="530" w:author="Sorel De Leon Vergara" w:date="2025-09-28T15:30:00Z" w16du:dateUtc="2025-09-28T05:30:00Z">
        <w:r w:rsidDel="008A22DE">
          <w:rPr>
            <w:rFonts w:ascii="Times New Roman" w:hAnsi="Times New Roman" w:cs="Times New Roman"/>
            <w:sz w:val="24"/>
          </w:rPr>
          <w:delText>substance</w:delText>
        </w:r>
      </w:del>
      <w:ins w:id="531" w:author="Sorel De Leon Vergara" w:date="2025-09-28T15:30:00Z" w16du:dateUtc="2025-09-28T05:30:00Z">
        <w:r w:rsidR="008A22DE">
          <w:rPr>
            <w:rFonts w:ascii="Times New Roman" w:hAnsi="Times New Roman" w:cs="Times New Roman"/>
            <w:sz w:val="24"/>
          </w:rPr>
          <w:t>deposited material</w:t>
        </w:r>
      </w:ins>
      <w:r>
        <w:rPr>
          <w:rFonts w:ascii="Times New Roman" w:hAnsi="Times New Roman" w:cs="Times New Roman" w:hint="eastAsia"/>
          <w:sz w:val="24"/>
        </w:rPr>
        <w:t xml:space="preserve">, </w:t>
      </w:r>
      <w:r>
        <w:rPr>
          <w:rFonts w:ascii="Times New Roman" w:hAnsi="Times New Roman" w:cs="Times New Roman"/>
          <w:sz w:val="24"/>
        </w:rPr>
        <w:t>most likely due to</w:t>
      </w:r>
      <w:r>
        <w:rPr>
          <w:rFonts w:ascii="Times New Roman" w:hAnsi="Times New Roman" w:cs="Times New Roman" w:hint="eastAsia"/>
          <w:sz w:val="24"/>
        </w:rPr>
        <w:t xml:space="preserve"> the protein </w:t>
      </w:r>
      <w:r>
        <w:rPr>
          <w:rFonts w:ascii="Times New Roman" w:hAnsi="Times New Roman" w:cs="Times New Roman"/>
          <w:sz w:val="24"/>
        </w:rPr>
        <w:t>absorption</w:t>
      </w:r>
      <w:r>
        <w:rPr>
          <w:rFonts w:ascii="Times New Roman" w:hAnsi="Times New Roman" w:cs="Times New Roman" w:hint="eastAsia"/>
          <w:sz w:val="24"/>
        </w:rPr>
        <w:t xml:space="preserve"> </w:t>
      </w:r>
      <w:r>
        <w:rPr>
          <w:rFonts w:ascii="Times New Roman" w:hAnsi="Times New Roman" w:cs="Times New Roman"/>
          <w:sz w:val="24"/>
        </w:rPr>
        <w:t>in</w:t>
      </w:r>
      <w:r>
        <w:rPr>
          <w:rFonts w:ascii="Times New Roman" w:hAnsi="Times New Roman" w:cs="Times New Roman" w:hint="eastAsia"/>
          <w:sz w:val="24"/>
        </w:rPr>
        <w:t xml:space="preserve"> the por</w:t>
      </w:r>
      <w:r>
        <w:rPr>
          <w:rFonts w:ascii="Times New Roman" w:hAnsi="Times New Roman" w:cs="Times New Roman"/>
          <w:sz w:val="24"/>
        </w:rPr>
        <w:t>ou</w:t>
      </w:r>
      <w:r>
        <w:rPr>
          <w:rFonts w:ascii="Times New Roman" w:hAnsi="Times New Roman" w:cs="Times New Roman" w:hint="eastAsia"/>
          <w:sz w:val="24"/>
        </w:rPr>
        <w:t>s</w:t>
      </w:r>
      <w:r>
        <w:rPr>
          <w:rFonts w:ascii="Times New Roman" w:hAnsi="Times New Roman" w:cs="Times New Roman"/>
          <w:sz w:val="24"/>
        </w:rPr>
        <w:t xml:space="preserve"> structures. This fouling likely accounts for the progressive loss of </w:t>
      </w:r>
      <w:r>
        <w:rPr>
          <w:rFonts w:ascii="Times New Roman" w:hAnsi="Times New Roman" w:cs="Times New Roman" w:hint="eastAsia"/>
          <w:sz w:val="24"/>
        </w:rPr>
        <w:t xml:space="preserve">dopamine sensitivity </w:t>
      </w:r>
      <w:r>
        <w:rPr>
          <w:rFonts w:ascii="Times New Roman" w:hAnsi="Times New Roman" w:cs="Times New Roman"/>
          <w:sz w:val="24"/>
        </w:rPr>
        <w:t>observed</w:t>
      </w:r>
      <w:r>
        <w:rPr>
          <w:rFonts w:ascii="Times New Roman" w:hAnsi="Times New Roman" w:cs="Times New Roman" w:hint="eastAsia"/>
          <w:sz w:val="24"/>
        </w:rPr>
        <w:t xml:space="preserve"> for CNT</w:t>
      </w:r>
      <w:r>
        <w:rPr>
          <w:rFonts w:ascii="Times New Roman" w:hAnsi="Times New Roman" w:cs="Times New Roman"/>
          <w:sz w:val="24"/>
          <w:lang w:val="en-AU"/>
        </w:rPr>
        <w:t xml:space="preserve"> mats</w:t>
      </w:r>
      <w:r>
        <w:rPr>
          <w:rFonts w:ascii="Times New Roman" w:hAnsi="Times New Roman" w:cs="Times New Roman" w:hint="eastAsia"/>
          <w:sz w:val="24"/>
        </w:rPr>
        <w:t>.</w:t>
      </w:r>
      <w:r>
        <w:rPr>
          <w:rFonts w:ascii="Times New Roman" w:hAnsi="Times New Roman" w:cs="Times New Roman"/>
          <w:sz w:val="24"/>
        </w:rPr>
        <w:t xml:space="preserve"> In contrast, NUNCD/CNT electrode showed minimal visible protein deposition, supporting their improved resistance to biofouling.</w:t>
      </w:r>
    </w:p>
    <w:p w14:paraId="14A6530F" w14:textId="77777777" w:rsidR="00907807" w:rsidRDefault="00907807">
      <w:pPr>
        <w:rPr>
          <w:rFonts w:ascii="Times New Roman" w:hAnsi="Times New Roman" w:cs="Times New Roman"/>
          <w:sz w:val="24"/>
        </w:rPr>
      </w:pPr>
    </w:p>
    <w:p w14:paraId="41555E68" w14:textId="59736399" w:rsidR="00907807" w:rsidDel="003F25DB" w:rsidRDefault="000A1646">
      <w:pPr>
        <w:rPr>
          <w:moveFrom w:id="532" w:author="Wei Tong" w:date="2025-09-28T13:21:00Z" w16du:dateUtc="2025-09-28T03:21:00Z"/>
          <w:rFonts w:ascii="Times New Roman" w:hAnsi="Times New Roman" w:cs="Times New Roman"/>
          <w:sz w:val="24"/>
        </w:rPr>
      </w:pPr>
      <w:moveFromRangeStart w:id="533" w:author="Wei Tong" w:date="2025-09-28T13:21:00Z" w:name="move209958127"/>
      <w:moveFrom w:id="534" w:author="Wei Tong" w:date="2025-09-28T13:21:00Z" w16du:dateUtc="2025-09-28T03:21:00Z">
        <w:r w:rsidDel="003F25DB">
          <w:rPr>
            <w:rFonts w:ascii="Times New Roman" w:hAnsi="Times New Roman" w:cs="Times New Roman"/>
            <w:sz w:val="24"/>
            <w:lang w:val="en-AU"/>
          </w:rPr>
          <w:t>The LoD of CNT mats increased to 127</w:t>
        </w:r>
        <w:r w:rsidDel="003F25DB">
          <w:rPr>
            <w:rFonts w:ascii="Times New Roman" w:hAnsi="Times New Roman" w:cs="Times New Roman" w:hint="eastAsia"/>
            <w:sz w:val="24"/>
          </w:rPr>
          <w:t>(</w:t>
        </w:r>
        <w:r w:rsidDel="003F25DB">
          <w:rPr>
            <w:rFonts w:ascii="Times New Roman" w:hAnsi="Times New Roman" w:cs="Times New Roman" w:hint="eastAsia"/>
            <w:sz w:val="24"/>
          </w:rPr>
          <w:t>±</w:t>
        </w:r>
        <w:r w:rsidDel="003F25DB">
          <w:rPr>
            <w:rFonts w:ascii="Times New Roman" w:hAnsi="Times New Roman" w:cs="Times New Roman" w:hint="eastAsia"/>
            <w:sz w:val="24"/>
          </w:rPr>
          <w:t>47.6)</w:t>
        </w:r>
        <w:r w:rsidDel="003F25DB">
          <w:rPr>
            <w:rFonts w:ascii="Times New Roman" w:hAnsi="Times New Roman" w:cs="Times New Roman"/>
            <w:sz w:val="24"/>
            <w:lang w:val="en-AU"/>
          </w:rPr>
          <w:t>% after 6h of incubation, while NUNCD/CNT decreased to 85</w:t>
        </w:r>
        <w:r w:rsidDel="003F25DB">
          <w:rPr>
            <w:rFonts w:ascii="Times New Roman" w:hAnsi="Times New Roman" w:cs="Times New Roman" w:hint="eastAsia"/>
            <w:sz w:val="24"/>
          </w:rPr>
          <w:t>(</w:t>
        </w:r>
        <w:r w:rsidDel="003F25DB">
          <w:rPr>
            <w:rFonts w:ascii="Times New Roman" w:hAnsi="Times New Roman" w:cs="Times New Roman" w:hint="eastAsia"/>
            <w:sz w:val="24"/>
          </w:rPr>
          <w:t>±</w:t>
        </w:r>
        <w:r w:rsidDel="003F25DB">
          <w:rPr>
            <w:rFonts w:ascii="Times New Roman" w:hAnsi="Times New Roman" w:cs="Times New Roman" w:hint="eastAsia"/>
            <w:sz w:val="24"/>
          </w:rPr>
          <w:t>26)</w:t>
        </w:r>
        <w:r w:rsidDel="003F25DB">
          <w:rPr>
            <w:rFonts w:ascii="Times New Roman" w:hAnsi="Times New Roman" w:cs="Times New Roman"/>
            <w:sz w:val="24"/>
            <w:lang w:val="en-AU"/>
          </w:rPr>
          <w:t>% of initial. Furthermore, after 22h of incubation, the LoD of CNT kept increasing to 234</w:t>
        </w:r>
        <w:r w:rsidDel="003F25DB">
          <w:rPr>
            <w:rFonts w:ascii="Times New Roman" w:hAnsi="Times New Roman" w:cs="Times New Roman" w:hint="eastAsia"/>
            <w:sz w:val="24"/>
          </w:rPr>
          <w:t>(</w:t>
        </w:r>
        <w:r w:rsidDel="003F25DB">
          <w:rPr>
            <w:rFonts w:ascii="Times New Roman" w:hAnsi="Times New Roman" w:cs="Times New Roman" w:hint="eastAsia"/>
            <w:sz w:val="24"/>
          </w:rPr>
          <w:t>±</w:t>
        </w:r>
        <w:r w:rsidDel="003F25DB">
          <w:rPr>
            <w:rFonts w:ascii="Times New Roman" w:hAnsi="Times New Roman" w:cs="Times New Roman" w:hint="eastAsia"/>
            <w:sz w:val="24"/>
          </w:rPr>
          <w:t>116)</w:t>
        </w:r>
        <w:r w:rsidDel="003F25DB">
          <w:rPr>
            <w:rFonts w:ascii="Times New Roman" w:hAnsi="Times New Roman" w:cs="Times New Roman"/>
            <w:sz w:val="24"/>
            <w:lang w:val="en-AU"/>
          </w:rPr>
          <w:t>%, while NUNCD/CNT</w:t>
        </w:r>
        <w:r w:rsidDel="003F25DB">
          <w:rPr>
            <w:rFonts w:ascii="Times New Roman" w:hAnsi="Times New Roman" w:cs="Times New Roman" w:hint="eastAsia"/>
            <w:sz w:val="24"/>
          </w:rPr>
          <w:t xml:space="preserve"> kept 88(</w:t>
        </w:r>
        <w:r w:rsidDel="003F25DB">
          <w:rPr>
            <w:rFonts w:ascii="Times New Roman" w:hAnsi="Times New Roman" w:cs="Times New Roman" w:hint="eastAsia"/>
            <w:sz w:val="24"/>
          </w:rPr>
          <w:t>±</w:t>
        </w:r>
        <w:r w:rsidDel="003F25DB">
          <w:rPr>
            <w:rFonts w:ascii="Times New Roman" w:hAnsi="Times New Roman" w:cs="Times New Roman" w:hint="eastAsia"/>
            <w:sz w:val="24"/>
          </w:rPr>
          <w:t>24.5)</w:t>
        </w:r>
        <w:r w:rsidDel="003F25DB">
          <w:rPr>
            <w:rFonts w:ascii="Times New Roman" w:hAnsi="Times New Roman" w:cs="Times New Roman"/>
            <w:sz w:val="24"/>
            <w:lang w:val="en-AU"/>
          </w:rPr>
          <w:t>%</w:t>
        </w:r>
        <w:r w:rsidDel="003F25DB">
          <w:rPr>
            <w:rFonts w:ascii="Times New Roman" w:hAnsi="Times New Roman" w:cs="Times New Roman" w:hint="eastAsia"/>
            <w:sz w:val="24"/>
          </w:rPr>
          <w:t xml:space="preserve"> of the initial, which showed a significant difference. (Figure S5b). This further proves the better stability of NUNCD/CNT for dopamine detection during biofouling.</w:t>
        </w:r>
      </w:moveFrom>
    </w:p>
    <w:p w14:paraId="6651820B" w14:textId="3AC0C0D2" w:rsidR="00907807" w:rsidDel="003F25DB" w:rsidRDefault="00907807">
      <w:pPr>
        <w:rPr>
          <w:moveFrom w:id="535" w:author="Wei Tong" w:date="2025-09-28T13:21:00Z" w16du:dateUtc="2025-09-28T03:21:00Z"/>
          <w:rFonts w:ascii="Times New Roman" w:hAnsi="Times New Roman" w:cs="Times New Roman"/>
          <w:sz w:val="24"/>
        </w:rPr>
      </w:pPr>
    </w:p>
    <w:moveFromRangeEnd w:id="533"/>
    <w:p w14:paraId="550FCC4E" w14:textId="77777777" w:rsidR="00907807" w:rsidRDefault="00907807">
      <w:pPr>
        <w:rPr>
          <w:rFonts w:ascii="Times New Roman" w:hAnsi="Times New Roman" w:cs="Times New Roman"/>
          <w:sz w:val="24"/>
        </w:rPr>
      </w:pPr>
    </w:p>
    <w:p w14:paraId="03139806" w14:textId="77777777" w:rsidR="00907807" w:rsidRDefault="000A1646">
      <w:pPr>
        <w:pStyle w:val="ListParagraph"/>
        <w:numPr>
          <w:ilvl w:val="0"/>
          <w:numId w:val="2"/>
        </w:numPr>
        <w:ind w:firstLineChars="0"/>
        <w:rPr>
          <w:rFonts w:ascii="Times New Roman" w:hAnsi="Times New Roman" w:cs="Times New Roman"/>
          <w:b/>
          <w:bCs/>
          <w:sz w:val="24"/>
        </w:rPr>
        <w:pPrChange w:id="536" w:author="Wei Tong" w:date="2025-09-28T12:43:00Z" w16du:dateUtc="2025-09-28T02:43:00Z">
          <w:pPr>
            <w:pStyle w:val="ListParagraph"/>
            <w:numPr>
              <w:numId w:val="3"/>
            </w:numPr>
            <w:ind w:left="360" w:firstLineChars="0" w:hanging="360"/>
          </w:pPr>
        </w:pPrChange>
      </w:pPr>
      <w:r>
        <w:rPr>
          <w:rFonts w:ascii="Times New Roman" w:hAnsi="Times New Roman" w:cs="Times New Roman"/>
          <w:b/>
          <w:bCs/>
          <w:sz w:val="24"/>
        </w:rPr>
        <w:t>Conclusion</w:t>
      </w:r>
    </w:p>
    <w:p w14:paraId="21BBC24C" w14:textId="77777777" w:rsidR="00907807" w:rsidRDefault="00907807">
      <w:pPr>
        <w:rPr>
          <w:rFonts w:ascii="Times New Roman" w:hAnsi="Times New Roman" w:cs="Times New Roman"/>
          <w:sz w:val="24"/>
        </w:rPr>
      </w:pPr>
    </w:p>
    <w:p w14:paraId="3B19A638" w14:textId="77777777" w:rsidR="00907807" w:rsidRDefault="000A1646">
      <w:pPr>
        <w:rPr>
          <w:rFonts w:ascii="Times New Roman" w:hAnsi="Times New Roman" w:cs="Times New Roman"/>
          <w:sz w:val="24"/>
        </w:rPr>
      </w:pPr>
      <w:r>
        <w:rPr>
          <w:rFonts w:ascii="Times New Roman" w:hAnsi="Times New Roman" w:cs="Times New Roman"/>
          <w:sz w:val="24"/>
          <w:lang w:val="en-AU"/>
        </w:rPr>
        <w:t>NUNCD</w:t>
      </w:r>
      <w:r>
        <w:rPr>
          <w:rFonts w:ascii="Times New Roman" w:hAnsi="Times New Roman" w:cs="Times New Roman"/>
          <w:sz w:val="24"/>
        </w:rPr>
        <w:t xml:space="preserve"> was uniformly deposited on CNT mats. Biocompatibility </w:t>
      </w:r>
      <w:r>
        <w:rPr>
          <w:rFonts w:ascii="Times New Roman" w:hAnsi="Times New Roman" w:cs="Times New Roman"/>
          <w:sz w:val="24"/>
          <w:lang w:val="en-AU"/>
        </w:rPr>
        <w:t>assessment</w:t>
      </w:r>
      <w:r>
        <w:rPr>
          <w:rFonts w:ascii="Times New Roman" w:hAnsi="Times New Roman" w:cs="Times New Roman"/>
          <w:sz w:val="24"/>
        </w:rPr>
        <w:t xml:space="preserve"> with </w:t>
      </w:r>
      <w:r>
        <w:rPr>
          <w:rFonts w:ascii="Times New Roman" w:hAnsi="Times New Roman" w:cs="Times New Roman"/>
          <w:sz w:val="24"/>
          <w:lang w:val="en-AU"/>
        </w:rPr>
        <w:t xml:space="preserve">primary </w:t>
      </w:r>
      <w:r>
        <w:rPr>
          <w:rFonts w:ascii="Times New Roman" w:hAnsi="Times New Roman" w:cs="Times New Roman"/>
          <w:sz w:val="24"/>
        </w:rPr>
        <w:t xml:space="preserve">cortical neurons demonstrated that NUNCD deposition markedly enhances the biocompatibility of CNT </w:t>
      </w:r>
      <w:r>
        <w:rPr>
          <w:rFonts w:ascii="Times New Roman" w:hAnsi="Times New Roman" w:cs="Times New Roman"/>
          <w:sz w:val="24"/>
          <w:lang w:val="en-AU"/>
        </w:rPr>
        <w:t>mats</w:t>
      </w:r>
      <w:r>
        <w:rPr>
          <w:rFonts w:ascii="Times New Roman" w:hAnsi="Times New Roman" w:cs="Times New Roman"/>
          <w:sz w:val="24"/>
        </w:rPr>
        <w:t>, yielding surfaces that strongly supported neuronal adhesion and neurite outgrowth.</w:t>
      </w:r>
      <w:r>
        <w:rPr>
          <w:rFonts w:ascii="Times New Roman" w:hAnsi="Times New Roman" w:cs="Times New Roman" w:hint="eastAsia"/>
          <w:sz w:val="24"/>
        </w:rPr>
        <w:t xml:space="preserve"> </w:t>
      </w:r>
      <w:r>
        <w:rPr>
          <w:rFonts w:ascii="Times New Roman" w:hAnsi="Times New Roman" w:cs="Times New Roman"/>
          <w:sz w:val="24"/>
          <w:lang w:val="en-AU"/>
        </w:rPr>
        <w:t>NUNCD</w:t>
      </w:r>
      <w:r>
        <w:rPr>
          <w:rFonts w:ascii="Times New Roman" w:hAnsi="Times New Roman" w:cs="Times New Roman"/>
          <w:sz w:val="24"/>
        </w:rPr>
        <w:t>/CNT exhibit</w:t>
      </w:r>
      <w:r>
        <w:rPr>
          <w:rFonts w:ascii="Times New Roman" w:hAnsi="Times New Roman" w:cs="Times New Roman" w:hint="eastAsia"/>
          <w:sz w:val="24"/>
        </w:rPr>
        <w:t>ed</w:t>
      </w:r>
      <w:r>
        <w:rPr>
          <w:rFonts w:ascii="Times New Roman" w:hAnsi="Times New Roman" w:cs="Times New Roman"/>
          <w:sz w:val="24"/>
        </w:rPr>
        <w:t xml:space="preserve"> a</w:t>
      </w:r>
      <w:r>
        <w:rPr>
          <w:rFonts w:ascii="Times New Roman" w:hAnsi="Times New Roman" w:cs="Times New Roman"/>
          <w:sz w:val="24"/>
          <w:lang w:val="en-AU"/>
        </w:rPr>
        <w:t>n average</w:t>
      </w:r>
      <w:r>
        <w:rPr>
          <w:rFonts w:ascii="Times New Roman" w:hAnsi="Times New Roman" w:cs="Times New Roman"/>
          <w:sz w:val="24"/>
        </w:rPr>
        <w:t xml:space="preserve"> charge injection capacity of </w:t>
      </w:r>
      <w:r>
        <w:rPr>
          <w:rFonts w:ascii="Times New Roman" w:hAnsi="Times New Roman" w:cs="Times New Roman"/>
          <w:sz w:val="24"/>
          <w:lang w:val="en-AU"/>
        </w:rPr>
        <w:t>~</w:t>
      </w:r>
      <w:r>
        <w:rPr>
          <w:rFonts w:ascii="Times New Roman" w:hAnsi="Times New Roman" w:cs="Times New Roman" w:hint="eastAsia"/>
          <w:sz w:val="24"/>
        </w:rPr>
        <w:t>17</w:t>
      </w:r>
      <w:r>
        <w:rPr>
          <w:rFonts w:ascii="Times New Roman" w:hAnsi="Times New Roman" w:cs="Times New Roman"/>
          <w:sz w:val="24"/>
        </w:rPr>
        <w:t xml:space="preserve"> mC/cm</w:t>
      </w:r>
      <w:r>
        <w:rPr>
          <w:rFonts w:ascii="Times New Roman" w:hAnsi="Times New Roman" w:cs="Times New Roman"/>
          <w:sz w:val="24"/>
          <w:vertAlign w:val="superscript"/>
        </w:rPr>
        <w:t>2</w:t>
      </w:r>
      <w:r>
        <w:rPr>
          <w:rFonts w:ascii="Times New Roman" w:hAnsi="Times New Roman" w:cs="Times New Roman"/>
          <w:sz w:val="24"/>
        </w:rPr>
        <w:t xml:space="preserve">, significantly larger than </w:t>
      </w:r>
      <w:r>
        <w:rPr>
          <w:rFonts w:ascii="Times New Roman" w:hAnsi="Times New Roman" w:cs="Times New Roman"/>
          <w:sz w:val="24"/>
          <w:lang w:val="en-AU"/>
        </w:rPr>
        <w:t>NUNCD/</w:t>
      </w:r>
      <w:r>
        <w:rPr>
          <w:rFonts w:ascii="Times New Roman" w:hAnsi="Times New Roman" w:cs="Times New Roman"/>
          <w:sz w:val="24"/>
        </w:rPr>
        <w:t>Si. They also exhibit</w:t>
      </w:r>
      <w:r>
        <w:rPr>
          <w:rFonts w:ascii="Times New Roman" w:hAnsi="Times New Roman" w:cs="Times New Roman" w:hint="eastAsia"/>
          <w:sz w:val="24"/>
        </w:rPr>
        <w:t>ed</w:t>
      </w:r>
      <w:r>
        <w:rPr>
          <w:rFonts w:ascii="Times New Roman" w:hAnsi="Times New Roman" w:cs="Times New Roman"/>
          <w:sz w:val="24"/>
        </w:rPr>
        <w:t xml:space="preserve"> long-term stability, with </w:t>
      </w:r>
      <w:r>
        <w:rPr>
          <w:rFonts w:ascii="Times New Roman" w:hAnsi="Times New Roman" w:cs="Times New Roman" w:hint="eastAsia"/>
          <w:sz w:val="24"/>
        </w:rPr>
        <w:t>CIC variation</w:t>
      </w:r>
      <w:r>
        <w:rPr>
          <w:rFonts w:ascii="Times New Roman" w:hAnsi="Times New Roman" w:cs="Times New Roman"/>
          <w:sz w:val="24"/>
        </w:rPr>
        <w:t xml:space="preserve"> remaining within 6.6% of their initial values after 900 CV cycles, indicating its suitability for prolonged neural stimulation. NUNCD/CNT </w:t>
      </w:r>
      <w:r>
        <w:rPr>
          <w:rFonts w:ascii="Times New Roman" w:hAnsi="Times New Roman" w:cs="Times New Roman"/>
          <w:sz w:val="24"/>
          <w:lang w:val="en-AU"/>
        </w:rPr>
        <w:t xml:space="preserve">electrode </w:t>
      </w:r>
      <w:r>
        <w:rPr>
          <w:rFonts w:ascii="Times New Roman" w:hAnsi="Times New Roman" w:cs="Times New Roman"/>
          <w:sz w:val="24"/>
        </w:rPr>
        <w:t>successfully evoked neuronal activity in explanted retina tissue</w:t>
      </w:r>
      <w:r>
        <w:rPr>
          <w:rFonts w:ascii="Times New Roman" w:hAnsi="Times New Roman" w:cs="Times New Roman" w:hint="eastAsia"/>
          <w:sz w:val="24"/>
        </w:rPr>
        <w:t xml:space="preserve"> and recorded LFPs from rat cortex</w:t>
      </w:r>
      <w:r>
        <w:rPr>
          <w:rFonts w:ascii="Times New Roman" w:hAnsi="Times New Roman" w:cs="Times New Roman"/>
          <w:sz w:val="24"/>
        </w:rPr>
        <w:t xml:space="preserve">. For electrochemical sensing of dopamine, the </w:t>
      </w:r>
      <w:r>
        <w:rPr>
          <w:rFonts w:ascii="Times New Roman" w:hAnsi="Times New Roman" w:cs="Times New Roman" w:hint="eastAsia"/>
          <w:sz w:val="24"/>
        </w:rPr>
        <w:t>NUNCD/CNT</w:t>
      </w:r>
      <w:r>
        <w:rPr>
          <w:rFonts w:ascii="Times New Roman" w:hAnsi="Times New Roman" w:cs="Times New Roman"/>
          <w:sz w:val="24"/>
          <w:lang w:val="en-AU"/>
        </w:rPr>
        <w:t xml:space="preserve"> displayed </w:t>
      </w:r>
      <w:r>
        <w:rPr>
          <w:rFonts w:ascii="Times New Roman" w:hAnsi="Times New Roman" w:cs="Times New Roman" w:hint="eastAsia"/>
          <w:sz w:val="24"/>
        </w:rPr>
        <w:t>average</w:t>
      </w:r>
      <w:r>
        <w:rPr>
          <w:rFonts w:ascii="Times New Roman" w:hAnsi="Times New Roman" w:cs="Times New Roman"/>
          <w:sz w:val="24"/>
        </w:rPr>
        <w:t xml:space="preserve"> ~</w:t>
      </w:r>
      <w:r>
        <w:rPr>
          <w:rFonts w:ascii="Times New Roman" w:hAnsi="Times New Roman" w:cs="Times New Roman"/>
          <w:sz w:val="24"/>
          <w:highlight w:val="yellow"/>
          <w:lang w:val="en-AU"/>
        </w:rPr>
        <w:t>2.3</w:t>
      </w:r>
      <w:r>
        <w:rPr>
          <w:rFonts w:ascii="Times New Roman" w:hAnsi="Times New Roman" w:cs="Times New Roman"/>
          <w:sz w:val="24"/>
        </w:rPr>
        <w:t xml:space="preserve"> µA µM</w:t>
      </w:r>
      <w:r>
        <w:rPr>
          <w:rFonts w:ascii="Times New Roman" w:hAnsi="Times New Roman" w:cs="Times New Roman"/>
          <w:sz w:val="24"/>
          <w:vertAlign w:val="superscript"/>
        </w:rPr>
        <w:t>-1</w:t>
      </w:r>
      <w:r>
        <w:rPr>
          <w:rFonts w:ascii="Times New Roman" w:hAnsi="Times New Roman" w:cs="Times New Roman"/>
          <w:sz w:val="24"/>
        </w:rPr>
        <w:t xml:space="preserve"> cm</w:t>
      </w:r>
      <w:r>
        <w:rPr>
          <w:rFonts w:ascii="Times New Roman" w:hAnsi="Times New Roman" w:cs="Times New Roman"/>
          <w:sz w:val="24"/>
          <w:vertAlign w:val="superscript"/>
        </w:rPr>
        <w:t>-2</w:t>
      </w:r>
      <w:r>
        <w:rPr>
          <w:rFonts w:ascii="Times New Roman" w:hAnsi="Times New Roman" w:cs="Times New Roman"/>
          <w:sz w:val="24"/>
          <w:lang w:val="en-AU"/>
        </w:rPr>
        <w:t xml:space="preserve"> sensitivity</w:t>
      </w:r>
      <w:r>
        <w:rPr>
          <w:rFonts w:ascii="Times New Roman" w:hAnsi="Times New Roman" w:cs="Times New Roman"/>
          <w:sz w:val="24"/>
        </w:rPr>
        <w:t xml:space="preserve"> and demonstrate </w:t>
      </w:r>
      <w:r>
        <w:rPr>
          <w:rFonts w:ascii="Times New Roman" w:hAnsi="Times New Roman" w:cs="Times New Roman" w:hint="eastAsia"/>
          <w:sz w:val="24"/>
        </w:rPr>
        <w:t xml:space="preserve">long-term </w:t>
      </w:r>
      <w:r>
        <w:rPr>
          <w:rFonts w:ascii="Times New Roman" w:hAnsi="Times New Roman" w:cs="Times New Roman"/>
          <w:sz w:val="24"/>
        </w:rPr>
        <w:t xml:space="preserve">anti-biofouling property. Overall, </w:t>
      </w:r>
      <w:r>
        <w:rPr>
          <w:rFonts w:ascii="Times New Roman" w:hAnsi="Times New Roman" w:cs="Times New Roman"/>
          <w:sz w:val="24"/>
          <w:lang w:val="en-AU"/>
        </w:rPr>
        <w:t>NUNCD</w:t>
      </w:r>
      <w:r>
        <w:rPr>
          <w:rFonts w:ascii="Times New Roman" w:hAnsi="Times New Roman" w:cs="Times New Roman"/>
          <w:sz w:val="24"/>
        </w:rPr>
        <w:t xml:space="preserve"> coated CNT electrodes show improved flexibility, electrochemical properties and stability for neural stimulation</w:t>
      </w:r>
      <w:r>
        <w:rPr>
          <w:rFonts w:ascii="Times New Roman" w:hAnsi="Times New Roman" w:cs="Times New Roman" w:hint="eastAsia"/>
          <w:sz w:val="24"/>
        </w:rPr>
        <w:t>,</w:t>
      </w:r>
      <w:r>
        <w:rPr>
          <w:rFonts w:ascii="Times New Roman" w:hAnsi="Times New Roman" w:cs="Times New Roman"/>
          <w:sz w:val="24"/>
        </w:rPr>
        <w:t xml:space="preserve"> neurochemical sensing</w:t>
      </w:r>
      <w:r>
        <w:rPr>
          <w:rFonts w:ascii="Times New Roman" w:hAnsi="Times New Roman" w:cs="Times New Roman" w:hint="eastAsia"/>
          <w:sz w:val="24"/>
        </w:rPr>
        <w:t xml:space="preserve"> and electrophysiological recording</w:t>
      </w:r>
      <w:r>
        <w:rPr>
          <w:rFonts w:ascii="Times New Roman" w:hAnsi="Times New Roman" w:cs="Times New Roman"/>
          <w:sz w:val="24"/>
        </w:rPr>
        <w:t xml:space="preserve">. Future work will fabricate them into electrode arrays and validate their performance in more biological models. </w:t>
      </w:r>
    </w:p>
    <w:p w14:paraId="4F4C5A2C" w14:textId="77777777" w:rsidR="00907807" w:rsidRDefault="00907807">
      <w:pPr>
        <w:rPr>
          <w:rFonts w:ascii="Times New Roman" w:hAnsi="Times New Roman" w:cs="Times New Roman"/>
          <w:sz w:val="24"/>
          <w:lang w:val="en-AU"/>
        </w:rPr>
      </w:pPr>
    </w:p>
    <w:p w14:paraId="5CF5C7D2" w14:textId="2EC835A4" w:rsidR="00907807" w:rsidRDefault="000A1646">
      <w:pPr>
        <w:rPr>
          <w:rFonts w:ascii="Times New Roman" w:hAnsi="Times New Roman" w:cs="Times New Roman"/>
          <w:sz w:val="24"/>
        </w:rPr>
      </w:pPr>
      <w:r>
        <w:rPr>
          <w:rFonts w:ascii="Times New Roman" w:hAnsi="Times New Roman" w:cs="Times New Roman"/>
          <w:b/>
          <w:bCs/>
          <w:sz w:val="24"/>
        </w:rPr>
        <w:t xml:space="preserve">Acknowledgement: </w:t>
      </w:r>
      <w:r>
        <w:rPr>
          <w:rFonts w:ascii="Times New Roman" w:hAnsi="Times New Roman" w:cs="Times New Roman"/>
          <w:sz w:val="24"/>
        </w:rPr>
        <w:t>This work was supported by an ARC DECRA project (DE220100302). This work was performed in part at the Melbourne Centre for Nanofabrication (MCN) in the Victorian Node of the Australian National Fabrication Facility (ANFF).</w:t>
      </w:r>
      <w:ins w:id="537" w:author="Sorel De Leon Vergara" w:date="2025-09-28T15:33:00Z" w16du:dateUtc="2025-09-28T05:33:00Z">
        <w:r w:rsidR="00D6250A">
          <w:rPr>
            <w:rFonts w:ascii="Times New Roman" w:hAnsi="Times New Roman" w:cs="Times New Roman"/>
            <w:sz w:val="24"/>
          </w:rPr>
          <w:t xml:space="preserve"> </w:t>
        </w:r>
        <w:r w:rsidR="00D6250A" w:rsidRPr="00D6250A">
          <w:rPr>
            <w:rFonts w:ascii="Times New Roman" w:hAnsi="Times New Roman" w:cs="Times New Roman"/>
            <w:sz w:val="24"/>
            <w:rPrChange w:id="538" w:author="Sorel De Leon Vergara" w:date="2025-09-28T15:33:00Z" w16du:dateUtc="2025-09-28T05:33:00Z">
              <w:rPr/>
            </w:rPrChange>
          </w:rPr>
          <w:t>S.E.D. is supported by an Ideas Grant from the National Health and Medical Research Centre (NHMRC, 2038179).</w:t>
        </w:r>
      </w:ins>
    </w:p>
    <w:p w14:paraId="3C8A4B07" w14:textId="77777777" w:rsidR="00907807" w:rsidRDefault="000A1646">
      <w:pPr>
        <w:widowControl/>
        <w:jc w:val="left"/>
        <w:rPr>
          <w:rFonts w:ascii="Times New Roman" w:hAnsi="Times New Roman" w:cs="Times New Roman"/>
          <w:b/>
          <w:bCs/>
          <w:sz w:val="24"/>
        </w:rPr>
      </w:pPr>
      <w:r>
        <w:rPr>
          <w:rFonts w:ascii="Times New Roman" w:hAnsi="Times New Roman" w:cs="Times New Roman"/>
          <w:b/>
          <w:bCs/>
          <w:sz w:val="24"/>
        </w:rPr>
        <w:br w:type="page"/>
      </w:r>
    </w:p>
    <w:p w14:paraId="7BBB2FF5" w14:textId="77777777" w:rsidR="00907807" w:rsidRDefault="000A1646">
      <w:pPr>
        <w:rPr>
          <w:rFonts w:ascii="Times New Roman" w:hAnsi="Times New Roman" w:cs="Times New Roman"/>
          <w:b/>
          <w:bCs/>
          <w:sz w:val="24"/>
        </w:rPr>
      </w:pPr>
      <w:r>
        <w:rPr>
          <w:rFonts w:ascii="Times New Roman" w:hAnsi="Times New Roman" w:cs="Times New Roman"/>
          <w:b/>
          <w:bCs/>
          <w:sz w:val="24"/>
        </w:rPr>
        <w:lastRenderedPageBreak/>
        <w:t>Supplementary information</w:t>
      </w:r>
    </w:p>
    <w:p w14:paraId="1EC7369E" w14:textId="77777777" w:rsidR="00907807" w:rsidRDefault="00907807">
      <w:pPr>
        <w:rPr>
          <w:rFonts w:ascii="Times New Roman" w:hAnsi="Times New Roman" w:cs="Times New Roman"/>
          <w:sz w:val="24"/>
        </w:rPr>
      </w:pPr>
    </w:p>
    <w:p w14:paraId="4AEDCFD2" w14:textId="77777777" w:rsidR="00907807" w:rsidRDefault="00907807">
      <w:pPr>
        <w:rPr>
          <w:rFonts w:ascii="Times New Roman" w:hAnsi="Times New Roman" w:cs="Times New Roman"/>
          <w:sz w:val="24"/>
          <w:lang w:val="en-AU"/>
        </w:rPr>
      </w:pPr>
    </w:p>
    <w:p w14:paraId="05B21663" w14:textId="77777777" w:rsidR="00907807" w:rsidRDefault="000A1646">
      <w:pPr>
        <w:rPr>
          <w:rFonts w:ascii="Times New Roman" w:hAnsi="Times New Roman" w:cs="Times New Roman"/>
          <w:sz w:val="24"/>
          <w:lang w:val="en-AU"/>
        </w:rPr>
      </w:pPr>
      <w:r>
        <w:rPr>
          <w:rFonts w:ascii="Times New Roman" w:hAnsi="Times New Roman" w:cs="Times New Roman" w:hint="eastAsia"/>
          <w:noProof/>
          <w:sz w:val="24"/>
          <w:lang w:val="en-AU"/>
        </w:rPr>
        <w:drawing>
          <wp:inline distT="0" distB="0" distL="114300" distR="114300" wp14:anchorId="665F527A" wp14:editId="71EBF380">
            <wp:extent cx="5271770" cy="1607820"/>
            <wp:effectExtent l="0" t="0" r="11430" b="5080"/>
            <wp:docPr id="18" name="图片 18" descr="Fig 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 S1-2"/>
                    <pic:cNvPicPr>
                      <a:picLocks noChangeAspect="1"/>
                    </pic:cNvPicPr>
                  </pic:nvPicPr>
                  <pic:blipFill>
                    <a:blip r:embed="rId19"/>
                    <a:stretch>
                      <a:fillRect/>
                    </a:stretch>
                  </pic:blipFill>
                  <pic:spPr>
                    <a:xfrm>
                      <a:off x="0" y="0"/>
                      <a:ext cx="5271770" cy="1607820"/>
                    </a:xfrm>
                    <a:prstGeom prst="rect">
                      <a:avLst/>
                    </a:prstGeom>
                  </pic:spPr>
                </pic:pic>
              </a:graphicData>
            </a:graphic>
          </wp:inline>
        </w:drawing>
      </w:r>
    </w:p>
    <w:p w14:paraId="4743711B" w14:textId="77777777" w:rsidR="00907807" w:rsidRDefault="000A1646">
      <w:pPr>
        <w:rPr>
          <w:rFonts w:ascii="Times New Roman" w:hAnsi="Times New Roman" w:cs="Times New Roman"/>
          <w:sz w:val="24"/>
        </w:rPr>
      </w:pPr>
      <w:r>
        <w:rPr>
          <w:rFonts w:ascii="Times New Roman" w:hAnsi="Times New Roman" w:cs="Times New Roman"/>
          <w:b/>
          <w:bCs/>
          <w:sz w:val="24"/>
        </w:rPr>
        <w:t>Figure S1. Deposition of NUNCD on CNT mats with different nanodiamond seeding durations</w:t>
      </w:r>
      <w:r>
        <w:rPr>
          <w:rFonts w:ascii="Times New Roman" w:hAnsi="Times New Roman" w:cs="Times New Roman"/>
          <w:sz w:val="24"/>
        </w:rPr>
        <w:t xml:space="preserve">. (a-f) Optical images of the sample surfaces after 1 hour deposition with different seeding durations from 3 sec to 12h. Scale bars are 0.5 mm. After deposition, </w:t>
      </w:r>
      <w:r>
        <w:rPr>
          <w:rFonts w:ascii="Times New Roman" w:hAnsi="Times New Roman" w:cs="Times New Roman"/>
          <w:sz w:val="24"/>
          <w:lang w:val="en-AU"/>
        </w:rPr>
        <w:t>t</w:t>
      </w:r>
      <w:r>
        <w:rPr>
          <w:rFonts w:ascii="Times New Roman" w:hAnsi="Times New Roman" w:cs="Times New Roman"/>
          <w:sz w:val="24"/>
        </w:rPr>
        <w:t xml:space="preserve">here are both ①light and ②dark patches on the surface. (g) Raman spectra of the ①light and ②dark patches on the as-grown </w:t>
      </w:r>
      <w:r>
        <w:rPr>
          <w:rFonts w:ascii="Times New Roman" w:hAnsi="Times New Roman" w:cs="Times New Roman"/>
          <w:sz w:val="24"/>
          <w:lang w:val="en-AU"/>
        </w:rPr>
        <w:t>NUNCD</w:t>
      </w:r>
      <w:r>
        <w:rPr>
          <w:rFonts w:ascii="Times New Roman" w:hAnsi="Times New Roman" w:cs="Times New Roman"/>
          <w:sz w:val="24"/>
        </w:rPr>
        <w:t xml:space="preserve">/CNT in b-e, compared with </w:t>
      </w:r>
      <w:r>
        <w:rPr>
          <w:rFonts w:ascii="Times New Roman" w:hAnsi="Times New Roman" w:cs="Times New Roman"/>
          <w:sz w:val="24"/>
          <w:lang w:val="en-AU"/>
        </w:rPr>
        <w:t>NUNCD</w:t>
      </w:r>
      <w:r>
        <w:rPr>
          <w:rFonts w:ascii="Times New Roman" w:hAnsi="Times New Roman" w:cs="Times New Roman"/>
          <w:sz w:val="24"/>
        </w:rPr>
        <w:t>/Si and CNT. This indicates that lighter</w:t>
      </w:r>
      <w:r>
        <w:rPr>
          <w:rFonts w:ascii="Times New Roman" w:hAnsi="Times New Roman" w:cs="Times New Roman"/>
          <w:sz w:val="24"/>
          <w:lang w:val="en-AU"/>
        </w:rPr>
        <w:t xml:space="preserve"> patch</w:t>
      </w:r>
      <w:r>
        <w:rPr>
          <w:rFonts w:ascii="Times New Roman" w:hAnsi="Times New Roman" w:cs="Times New Roman"/>
          <w:sz w:val="24"/>
        </w:rPr>
        <w:t xml:space="preserve"> regions are NUNCD.</w:t>
      </w:r>
    </w:p>
    <w:p w14:paraId="7D445E3C" w14:textId="77777777" w:rsidR="00907807" w:rsidRDefault="00907807">
      <w:pPr>
        <w:rPr>
          <w:rFonts w:ascii="Times New Roman" w:hAnsi="Times New Roman" w:cs="Times New Roman"/>
          <w:sz w:val="24"/>
        </w:rPr>
      </w:pPr>
    </w:p>
    <w:p w14:paraId="402FD44E" w14:textId="77777777" w:rsidR="00907807" w:rsidRDefault="00907807">
      <w:pPr>
        <w:rPr>
          <w:rFonts w:ascii="Times New Roman" w:hAnsi="Times New Roman" w:cs="Times New Roman"/>
          <w:sz w:val="24"/>
        </w:rPr>
      </w:pPr>
    </w:p>
    <w:p w14:paraId="2EFC2625" w14:textId="77777777" w:rsidR="00907807" w:rsidRDefault="000A1646">
      <w:pPr>
        <w:rPr>
          <w:rFonts w:ascii="Times New Roman" w:hAnsi="Times New Roman" w:cs="Times New Roman"/>
          <w:b/>
          <w:bCs/>
          <w:sz w:val="24"/>
        </w:rPr>
      </w:pPr>
      <w:r>
        <w:rPr>
          <w:rFonts w:ascii="Times New Roman" w:hAnsi="Times New Roman" w:cs="Times New Roman"/>
          <w:b/>
          <w:bCs/>
          <w:sz w:val="24"/>
        </w:rPr>
        <w:t xml:space="preserve">Table S1: Raman Characterization </w:t>
      </w:r>
      <w:r>
        <w:rPr>
          <w:rFonts w:ascii="Times New Roman" w:hAnsi="Times New Roman" w:cs="Times New Roman"/>
          <w:b/>
          <w:bCs/>
          <w:sz w:val="24"/>
          <w:lang w:val="en-AU"/>
        </w:rPr>
        <w:t>in this work</w:t>
      </w:r>
      <w:r>
        <w:rPr>
          <w:rFonts w:ascii="Times New Roman" w:hAnsi="Times New Roman" w:cs="Times New Roman" w:hint="eastAsia"/>
          <w:b/>
          <w:bCs/>
          <w:sz w:val="24"/>
        </w:rPr>
        <w:t>.</w:t>
      </w:r>
    </w:p>
    <w:tbl>
      <w:tblPr>
        <w:tblStyle w:val="GridTable1Light"/>
        <w:tblpPr w:leftFromText="180" w:rightFromText="180" w:vertAnchor="text" w:horzAnchor="page" w:tblpX="1835" w:tblpY="115"/>
        <w:tblW w:w="0" w:type="auto"/>
        <w:tblLayout w:type="fixed"/>
        <w:tblLook w:val="04A0" w:firstRow="1" w:lastRow="0" w:firstColumn="1" w:lastColumn="0" w:noHBand="0" w:noVBand="1"/>
        <w:tblPrChange w:id="539" w:author="Wei Tong" w:date="2025-09-28T13:30:00Z" w16du:dateUtc="2025-09-28T03:30:00Z">
          <w:tblPr>
            <w:tblStyle w:val="TableGrid"/>
            <w:tblpPr w:leftFromText="180" w:rightFromText="180" w:vertAnchor="text" w:horzAnchor="page" w:tblpX="1835" w:tblpY="115"/>
            <w:tblOverlap w:val="never"/>
            <w:tblW w:w="0" w:type="auto"/>
            <w:tblLayout w:type="fixed"/>
            <w:tblLook w:val="04A0" w:firstRow="1" w:lastRow="0" w:firstColumn="1" w:lastColumn="0" w:noHBand="0" w:noVBand="1"/>
          </w:tblPr>
        </w:tblPrChange>
      </w:tblPr>
      <w:tblGrid>
        <w:gridCol w:w="236"/>
        <w:gridCol w:w="236"/>
        <w:gridCol w:w="236"/>
        <w:gridCol w:w="236"/>
        <w:gridCol w:w="236"/>
        <w:gridCol w:w="236"/>
        <w:tblGridChange w:id="540">
          <w:tblGrid>
            <w:gridCol w:w="5"/>
            <w:gridCol w:w="236"/>
            <w:gridCol w:w="236"/>
            <w:gridCol w:w="236"/>
            <w:gridCol w:w="236"/>
            <w:gridCol w:w="236"/>
            <w:gridCol w:w="236"/>
            <w:gridCol w:w="366"/>
            <w:gridCol w:w="1244"/>
            <w:gridCol w:w="1256"/>
            <w:gridCol w:w="1333"/>
            <w:gridCol w:w="1327"/>
            <w:gridCol w:w="1349"/>
          </w:tblGrid>
        </w:tblGridChange>
      </w:tblGrid>
      <w:tr w:rsidR="00907807" w14:paraId="1B0E2C81" w14:textId="77777777" w:rsidTr="00E871EE">
        <w:trPr>
          <w:cnfStyle w:val="100000000000" w:firstRow="1" w:lastRow="0" w:firstColumn="0" w:lastColumn="0" w:oddVBand="0" w:evenVBand="0" w:oddHBand="0" w:evenHBand="0" w:firstRowFirstColumn="0" w:firstRowLastColumn="0" w:lastRowFirstColumn="0" w:lastRowLastColumn="0"/>
          <w:trHeight w:val="502"/>
          <w:trPrChange w:id="541" w:author="Wei Tong" w:date="2025-09-28T13:30:00Z" w16du:dateUtc="2025-09-28T03:30:00Z">
            <w:trPr>
              <w:trHeight w:val="502"/>
            </w:trPr>
          </w:trPrChange>
        </w:trPr>
        <w:tc>
          <w:tcPr>
            <w:cnfStyle w:val="001000000000" w:firstRow="0" w:lastRow="0" w:firstColumn="1" w:lastColumn="0" w:oddVBand="0" w:evenVBand="0" w:oddHBand="0" w:evenHBand="0" w:firstRowFirstColumn="0" w:firstRowLastColumn="0" w:lastRowFirstColumn="0" w:lastRowLastColumn="0"/>
            <w:tcW w:w="0" w:type="dxa"/>
            <w:tcPrChange w:id="542" w:author="Wei Tong" w:date="2025-09-28T13:30:00Z" w16du:dateUtc="2025-09-28T03:30:00Z">
              <w:tcPr>
                <w:tcW w:w="1787" w:type="dxa"/>
                <w:gridSpan w:val="8"/>
                <w:tcBorders>
                  <w:top w:val="single" w:sz="12" w:space="0" w:color="000000"/>
                  <w:left w:val="nil"/>
                  <w:bottom w:val="single" w:sz="4" w:space="0" w:color="auto"/>
                  <w:right w:val="nil"/>
                  <w:tl2br w:val="nil"/>
                </w:tcBorders>
                <w:shd w:val="clear" w:color="auto" w:fill="FFFFFF"/>
              </w:tcPr>
            </w:tcPrChange>
          </w:tcPr>
          <w:p w14:paraId="35276032" w14:textId="77777777" w:rsidR="00907807" w:rsidRDefault="000A1646">
            <w:pP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color w:val="000000"/>
                <w:sz w:val="28"/>
                <w:szCs w:val="28"/>
              </w:rPr>
            </w:pPr>
            <w:r>
              <w:rPr>
                <w:rFonts w:ascii="Times New Roman" w:hAnsi="Times New Roman" w:cs="Times New Roman"/>
                <w:color w:val="000000"/>
                <w:sz w:val="28"/>
                <w:szCs w:val="28"/>
              </w:rPr>
              <w:t>Sample</w:t>
            </w:r>
          </w:p>
        </w:tc>
        <w:tc>
          <w:tcPr>
            <w:tcW w:w="0" w:type="dxa"/>
            <w:tcPrChange w:id="543" w:author="Wei Tong" w:date="2025-09-28T13:30:00Z" w16du:dateUtc="2025-09-28T03:30:00Z">
              <w:tcPr>
                <w:tcW w:w="1244" w:type="dxa"/>
                <w:tcBorders>
                  <w:top w:val="single" w:sz="12" w:space="0" w:color="000000"/>
                  <w:left w:val="nil"/>
                  <w:bottom w:val="single" w:sz="4" w:space="0" w:color="auto"/>
                  <w:right w:val="nil"/>
                </w:tcBorders>
                <w:shd w:val="clear" w:color="auto" w:fill="FFFFFF"/>
              </w:tcPr>
            </w:tcPrChange>
          </w:tcPr>
          <w:p w14:paraId="4C910C9C" w14:textId="77777777" w:rsidR="00907807" w:rsidRDefault="000A16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Pr>
                <w:rFonts w:ascii="Times New Roman" w:hAnsi="Times New Roman" w:cs="Times New Roman"/>
                <w:color w:val="000000"/>
                <w:sz w:val="28"/>
                <w:szCs w:val="28"/>
              </w:rPr>
              <w:t>D (cm</w:t>
            </w:r>
            <w:r>
              <w:rPr>
                <w:rFonts w:ascii="Times New Roman" w:hAnsi="Times New Roman" w:cs="Times New Roman"/>
                <w:color w:val="000000"/>
                <w:sz w:val="28"/>
                <w:szCs w:val="28"/>
                <w:vertAlign w:val="superscript"/>
              </w:rPr>
              <w:t>-1</w:t>
            </w:r>
            <w:r>
              <w:rPr>
                <w:rFonts w:ascii="Times New Roman" w:hAnsi="Times New Roman" w:cs="Times New Roman"/>
                <w:color w:val="000000"/>
                <w:sz w:val="28"/>
                <w:szCs w:val="28"/>
              </w:rPr>
              <w:t>)</w:t>
            </w:r>
          </w:p>
        </w:tc>
        <w:tc>
          <w:tcPr>
            <w:tcW w:w="0" w:type="dxa"/>
            <w:tcPrChange w:id="544" w:author="Wei Tong" w:date="2025-09-28T13:30:00Z" w16du:dateUtc="2025-09-28T03:30:00Z">
              <w:tcPr>
                <w:tcW w:w="1256" w:type="dxa"/>
                <w:tcBorders>
                  <w:top w:val="single" w:sz="12" w:space="0" w:color="000000"/>
                  <w:left w:val="nil"/>
                  <w:bottom w:val="single" w:sz="4" w:space="0" w:color="auto"/>
                  <w:right w:val="nil"/>
                </w:tcBorders>
                <w:shd w:val="clear" w:color="auto" w:fill="FFFFFF"/>
              </w:tcPr>
            </w:tcPrChange>
          </w:tcPr>
          <w:p w14:paraId="1E84DFAA" w14:textId="77777777" w:rsidR="00907807" w:rsidRDefault="000A16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Pr>
                <w:rFonts w:ascii="Times New Roman" w:hAnsi="Times New Roman" w:cs="Times New Roman"/>
                <w:color w:val="000000"/>
                <w:sz w:val="28"/>
                <w:szCs w:val="28"/>
              </w:rPr>
              <w:t>G (cm</w:t>
            </w:r>
            <w:r>
              <w:rPr>
                <w:rFonts w:ascii="Times New Roman" w:hAnsi="Times New Roman" w:cs="Times New Roman"/>
                <w:color w:val="000000"/>
                <w:sz w:val="28"/>
                <w:szCs w:val="28"/>
                <w:vertAlign w:val="superscript"/>
              </w:rPr>
              <w:t>-1</w:t>
            </w:r>
            <w:r>
              <w:rPr>
                <w:rFonts w:ascii="Times New Roman" w:hAnsi="Times New Roman" w:cs="Times New Roman"/>
                <w:color w:val="000000"/>
                <w:sz w:val="28"/>
                <w:szCs w:val="28"/>
              </w:rPr>
              <w:t>)</w:t>
            </w:r>
          </w:p>
        </w:tc>
        <w:tc>
          <w:tcPr>
            <w:tcW w:w="0" w:type="dxa"/>
            <w:tcPrChange w:id="545" w:author="Wei Tong" w:date="2025-09-28T13:30:00Z" w16du:dateUtc="2025-09-28T03:30:00Z">
              <w:tcPr>
                <w:tcW w:w="1333" w:type="dxa"/>
                <w:tcBorders>
                  <w:top w:val="single" w:sz="12" w:space="0" w:color="000000"/>
                  <w:left w:val="nil"/>
                  <w:bottom w:val="single" w:sz="4" w:space="0" w:color="auto"/>
                  <w:right w:val="nil"/>
                </w:tcBorders>
                <w:shd w:val="clear" w:color="auto" w:fill="FFFFFF"/>
              </w:tcPr>
            </w:tcPrChange>
          </w:tcPr>
          <w:p w14:paraId="361C0BDB" w14:textId="77777777" w:rsidR="00907807" w:rsidRDefault="000A16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Pr>
                <w:rFonts w:ascii="Times New Roman" w:hAnsi="Times New Roman" w:cs="Times New Roman"/>
                <w:color w:val="000000"/>
                <w:sz w:val="28"/>
                <w:szCs w:val="28"/>
              </w:rPr>
              <w:t>I(D)/I(G)</w:t>
            </w:r>
          </w:p>
        </w:tc>
        <w:tc>
          <w:tcPr>
            <w:tcW w:w="0" w:type="dxa"/>
            <w:tcPrChange w:id="546" w:author="Wei Tong" w:date="2025-09-28T13:30:00Z" w16du:dateUtc="2025-09-28T03:30:00Z">
              <w:tcPr>
                <w:tcW w:w="1327" w:type="dxa"/>
                <w:tcBorders>
                  <w:top w:val="single" w:sz="12" w:space="0" w:color="000000"/>
                  <w:left w:val="nil"/>
                  <w:bottom w:val="single" w:sz="4" w:space="0" w:color="auto"/>
                  <w:right w:val="nil"/>
                </w:tcBorders>
                <w:shd w:val="clear" w:color="auto" w:fill="FFFFFF"/>
              </w:tcPr>
            </w:tcPrChange>
          </w:tcPr>
          <w:p w14:paraId="1B5749A4" w14:textId="77777777" w:rsidR="00907807" w:rsidRDefault="000A16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Pr>
                <w:rFonts w:ascii="Times New Roman" w:hAnsi="Times New Roman" w:cs="Times New Roman"/>
                <w:color w:val="000000"/>
                <w:sz w:val="28"/>
                <w:szCs w:val="28"/>
              </w:rPr>
              <w:t>ν1 (cm</w:t>
            </w:r>
            <w:r>
              <w:rPr>
                <w:rFonts w:ascii="Times New Roman" w:hAnsi="Times New Roman" w:cs="Times New Roman"/>
                <w:color w:val="000000"/>
                <w:sz w:val="28"/>
                <w:szCs w:val="28"/>
                <w:vertAlign w:val="superscript"/>
              </w:rPr>
              <w:t>-1</w:t>
            </w:r>
            <w:r>
              <w:rPr>
                <w:rFonts w:ascii="Times New Roman" w:hAnsi="Times New Roman" w:cs="Times New Roman"/>
                <w:color w:val="000000"/>
                <w:sz w:val="28"/>
                <w:szCs w:val="28"/>
              </w:rPr>
              <w:t>)</w:t>
            </w:r>
          </w:p>
        </w:tc>
        <w:tc>
          <w:tcPr>
            <w:tcW w:w="0" w:type="dxa"/>
            <w:tcPrChange w:id="547" w:author="Wei Tong" w:date="2025-09-28T13:30:00Z" w16du:dateUtc="2025-09-28T03:30:00Z">
              <w:tcPr>
                <w:tcW w:w="1349" w:type="dxa"/>
                <w:tcBorders>
                  <w:top w:val="single" w:sz="12" w:space="0" w:color="000000"/>
                  <w:left w:val="nil"/>
                  <w:bottom w:val="single" w:sz="4" w:space="0" w:color="auto"/>
                  <w:right w:val="nil"/>
                </w:tcBorders>
                <w:shd w:val="clear" w:color="auto" w:fill="FFFFFF"/>
              </w:tcPr>
            </w:tcPrChange>
          </w:tcPr>
          <w:p w14:paraId="7CA82078" w14:textId="77777777" w:rsidR="00907807" w:rsidRDefault="000A164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8"/>
                <w:szCs w:val="28"/>
              </w:rPr>
            </w:pPr>
            <w:r>
              <w:rPr>
                <w:rFonts w:ascii="Times New Roman" w:hAnsi="Times New Roman" w:cs="Times New Roman"/>
                <w:color w:val="000000"/>
                <w:sz w:val="28"/>
                <w:szCs w:val="28"/>
              </w:rPr>
              <w:t>ν3 (cm</w:t>
            </w:r>
            <w:r>
              <w:rPr>
                <w:rFonts w:ascii="Times New Roman" w:hAnsi="Times New Roman" w:cs="Times New Roman"/>
                <w:color w:val="000000"/>
                <w:sz w:val="28"/>
                <w:szCs w:val="28"/>
                <w:vertAlign w:val="superscript"/>
              </w:rPr>
              <w:t>-1</w:t>
            </w:r>
            <w:r>
              <w:rPr>
                <w:rFonts w:ascii="Times New Roman" w:hAnsi="Times New Roman" w:cs="Times New Roman"/>
                <w:color w:val="000000"/>
                <w:sz w:val="28"/>
                <w:szCs w:val="28"/>
              </w:rPr>
              <w:t>)</w:t>
            </w:r>
          </w:p>
        </w:tc>
      </w:tr>
      <w:tr w:rsidR="00907807" w14:paraId="62336FEB" w14:textId="77777777" w:rsidTr="00E871EE">
        <w:trPr>
          <w:trHeight w:val="304"/>
          <w:trPrChange w:id="548" w:author="Wei Tong" w:date="2025-09-28T13:30:00Z" w16du:dateUtc="2025-09-28T03:30:00Z">
            <w:trPr>
              <w:trHeight w:val="304"/>
            </w:trPr>
          </w:trPrChange>
        </w:trPr>
        <w:tc>
          <w:tcPr>
            <w:cnfStyle w:val="001000000000" w:firstRow="0" w:lastRow="0" w:firstColumn="1" w:lastColumn="0" w:oddVBand="0" w:evenVBand="0" w:oddHBand="0" w:evenHBand="0" w:firstRowFirstColumn="0" w:firstRowLastColumn="0" w:lastRowFirstColumn="0" w:lastRowLastColumn="0"/>
            <w:tcW w:w="0" w:type="dxa"/>
            <w:tcPrChange w:id="549" w:author="Wei Tong" w:date="2025-09-28T13:30:00Z" w16du:dateUtc="2025-09-28T03:30:00Z">
              <w:tcPr>
                <w:tcW w:w="1787" w:type="dxa"/>
                <w:gridSpan w:val="8"/>
                <w:tcBorders>
                  <w:top w:val="single" w:sz="4" w:space="0" w:color="auto"/>
                  <w:left w:val="nil"/>
                  <w:bottom w:val="nil"/>
                  <w:right w:val="nil"/>
                </w:tcBorders>
                <w:shd w:val="clear" w:color="auto" w:fill="FFFFFF"/>
              </w:tcPr>
            </w:tcPrChange>
          </w:tcPr>
          <w:p w14:paraId="62017AA7"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Uncoa</w:t>
            </w:r>
            <w:r>
              <w:rPr>
                <w:rFonts w:ascii="Times New Roman" w:hAnsi="Times New Roman" w:cs="Times New Roman"/>
                <w:color w:val="000000"/>
                <w:sz w:val="24"/>
              </w:rPr>
              <w:lastRenderedPageBreak/>
              <w:t>ted CNT</w:t>
            </w:r>
          </w:p>
        </w:tc>
        <w:tc>
          <w:tcPr>
            <w:tcW w:w="0" w:type="dxa"/>
            <w:tcPrChange w:id="550" w:author="Wei Tong" w:date="2025-09-28T13:30:00Z" w16du:dateUtc="2025-09-28T03:30:00Z">
              <w:tcPr>
                <w:tcW w:w="1244" w:type="dxa"/>
                <w:tcBorders>
                  <w:top w:val="single" w:sz="4" w:space="0" w:color="auto"/>
                  <w:left w:val="nil"/>
                  <w:bottom w:val="nil"/>
                  <w:right w:val="nil"/>
                </w:tcBorders>
                <w:shd w:val="clear" w:color="auto" w:fill="FFFFFF"/>
              </w:tcPr>
            </w:tcPrChange>
          </w:tcPr>
          <w:p w14:paraId="6DCB5173"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lastRenderedPageBreak/>
              <w:t>1345</w:t>
            </w:r>
          </w:p>
        </w:tc>
        <w:tc>
          <w:tcPr>
            <w:tcW w:w="0" w:type="dxa"/>
            <w:tcPrChange w:id="551" w:author="Wei Tong" w:date="2025-09-28T13:30:00Z" w16du:dateUtc="2025-09-28T03:30:00Z">
              <w:tcPr>
                <w:tcW w:w="1256" w:type="dxa"/>
                <w:tcBorders>
                  <w:top w:val="single" w:sz="4" w:space="0" w:color="auto"/>
                  <w:left w:val="nil"/>
                  <w:bottom w:val="nil"/>
                  <w:right w:val="nil"/>
                </w:tcBorders>
                <w:shd w:val="clear" w:color="auto" w:fill="FFFFFF"/>
              </w:tcPr>
            </w:tcPrChange>
          </w:tcPr>
          <w:p w14:paraId="2C00A17D"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1576</w:t>
            </w:r>
          </w:p>
        </w:tc>
        <w:tc>
          <w:tcPr>
            <w:tcW w:w="0" w:type="dxa"/>
            <w:tcPrChange w:id="552" w:author="Wei Tong" w:date="2025-09-28T13:30:00Z" w16du:dateUtc="2025-09-28T03:30:00Z">
              <w:tcPr>
                <w:tcW w:w="1333" w:type="dxa"/>
                <w:tcBorders>
                  <w:top w:val="single" w:sz="4" w:space="0" w:color="auto"/>
                  <w:left w:val="nil"/>
                  <w:bottom w:val="nil"/>
                  <w:right w:val="nil"/>
                </w:tcBorders>
                <w:shd w:val="clear" w:color="auto" w:fill="FFFFFF"/>
              </w:tcPr>
            </w:tcPrChange>
          </w:tcPr>
          <w:p w14:paraId="2F4003DD"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0.29</w:t>
            </w:r>
          </w:p>
        </w:tc>
        <w:tc>
          <w:tcPr>
            <w:tcW w:w="0" w:type="dxa"/>
            <w:tcPrChange w:id="553" w:author="Wei Tong" w:date="2025-09-28T13:30:00Z" w16du:dateUtc="2025-09-28T03:30:00Z">
              <w:tcPr>
                <w:tcW w:w="1327" w:type="dxa"/>
                <w:tcBorders>
                  <w:top w:val="single" w:sz="4" w:space="0" w:color="auto"/>
                  <w:left w:val="nil"/>
                  <w:bottom w:val="nil"/>
                  <w:right w:val="nil"/>
                </w:tcBorders>
                <w:shd w:val="clear" w:color="auto" w:fill="FFFFFF"/>
              </w:tcPr>
            </w:tcPrChange>
          </w:tcPr>
          <w:p w14:paraId="45E10BC1"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w:t>
            </w:r>
          </w:p>
        </w:tc>
        <w:tc>
          <w:tcPr>
            <w:tcW w:w="0" w:type="dxa"/>
            <w:tcPrChange w:id="554" w:author="Wei Tong" w:date="2025-09-28T13:30:00Z" w16du:dateUtc="2025-09-28T03:30:00Z">
              <w:tcPr>
                <w:tcW w:w="1349" w:type="dxa"/>
                <w:tcBorders>
                  <w:top w:val="single" w:sz="4" w:space="0" w:color="auto"/>
                  <w:left w:val="nil"/>
                  <w:bottom w:val="nil"/>
                  <w:right w:val="nil"/>
                </w:tcBorders>
                <w:shd w:val="clear" w:color="auto" w:fill="FFFFFF"/>
              </w:tcPr>
            </w:tcPrChange>
          </w:tcPr>
          <w:p w14:paraId="658CB61D"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w:t>
            </w:r>
          </w:p>
        </w:tc>
      </w:tr>
      <w:tr w:rsidR="00907807" w14:paraId="4E570255" w14:textId="77777777" w:rsidTr="00E871EE">
        <w:trPr>
          <w:trHeight w:val="304"/>
          <w:trPrChange w:id="555" w:author="Wei Tong" w:date="2025-09-28T13:30:00Z" w16du:dateUtc="2025-09-28T03:30:00Z">
            <w:trPr>
              <w:trHeight w:val="304"/>
            </w:trPr>
          </w:trPrChange>
        </w:trPr>
        <w:tc>
          <w:tcPr>
            <w:cnfStyle w:val="001000000000" w:firstRow="0" w:lastRow="0" w:firstColumn="1" w:lastColumn="0" w:oddVBand="0" w:evenVBand="0" w:oddHBand="0" w:evenHBand="0" w:firstRowFirstColumn="0" w:firstRowLastColumn="0" w:lastRowFirstColumn="0" w:lastRowLastColumn="0"/>
            <w:tcW w:w="0" w:type="dxa"/>
            <w:tcPrChange w:id="556" w:author="Wei Tong" w:date="2025-09-28T13:30:00Z" w16du:dateUtc="2025-09-28T03:30:00Z">
              <w:tcPr>
                <w:tcW w:w="1787" w:type="dxa"/>
                <w:gridSpan w:val="8"/>
                <w:tcBorders>
                  <w:top w:val="nil"/>
                  <w:left w:val="nil"/>
                  <w:bottom w:val="nil"/>
                  <w:right w:val="nil"/>
                </w:tcBorders>
                <w:shd w:val="clear" w:color="auto" w:fill="FFFFFF"/>
              </w:tcPr>
            </w:tcPrChange>
          </w:tcPr>
          <w:p w14:paraId="59A58FF0"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550 ºC</w:t>
            </w:r>
          </w:p>
          <w:p w14:paraId="112FCB9C"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NUNCD/CNT</w:t>
            </w:r>
          </w:p>
        </w:tc>
        <w:tc>
          <w:tcPr>
            <w:tcW w:w="0" w:type="dxa"/>
            <w:tcPrChange w:id="557" w:author="Wei Tong" w:date="2025-09-28T13:30:00Z" w16du:dateUtc="2025-09-28T03:30:00Z">
              <w:tcPr>
                <w:tcW w:w="1244" w:type="dxa"/>
                <w:tcBorders>
                  <w:top w:val="nil"/>
                  <w:left w:val="nil"/>
                  <w:bottom w:val="nil"/>
                  <w:right w:val="nil"/>
                </w:tcBorders>
                <w:shd w:val="clear" w:color="auto" w:fill="FFFFFF"/>
              </w:tcPr>
            </w:tcPrChange>
          </w:tcPr>
          <w:p w14:paraId="13E15680"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13</w:t>
            </w:r>
            <w:r>
              <w:rPr>
                <w:rFonts w:ascii="Times New Roman" w:hAnsi="Times New Roman" w:cs="Times New Roman" w:hint="eastAsia"/>
                <w:color w:val="000000"/>
                <w:sz w:val="24"/>
              </w:rPr>
              <w:t>4</w:t>
            </w:r>
            <w:r>
              <w:rPr>
                <w:rFonts w:ascii="Times New Roman" w:hAnsi="Times New Roman" w:cs="Times New Roman"/>
                <w:color w:val="000000"/>
                <w:sz w:val="24"/>
              </w:rPr>
              <w:t>9</w:t>
            </w:r>
          </w:p>
        </w:tc>
        <w:tc>
          <w:tcPr>
            <w:tcW w:w="0" w:type="dxa"/>
            <w:tcPrChange w:id="558" w:author="Wei Tong" w:date="2025-09-28T13:30:00Z" w16du:dateUtc="2025-09-28T03:30:00Z">
              <w:tcPr>
                <w:tcW w:w="1256" w:type="dxa"/>
                <w:tcBorders>
                  <w:top w:val="nil"/>
                  <w:left w:val="nil"/>
                  <w:bottom w:val="nil"/>
                  <w:right w:val="nil"/>
                </w:tcBorders>
                <w:shd w:val="clear" w:color="auto" w:fill="FFFFFF"/>
              </w:tcPr>
            </w:tcPrChange>
          </w:tcPr>
          <w:p w14:paraId="401D2992"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15</w:t>
            </w:r>
            <w:r>
              <w:rPr>
                <w:rFonts w:ascii="Times New Roman" w:hAnsi="Times New Roman" w:cs="Times New Roman" w:hint="eastAsia"/>
                <w:color w:val="000000"/>
                <w:sz w:val="24"/>
              </w:rPr>
              <w:t>4</w:t>
            </w:r>
            <w:r>
              <w:rPr>
                <w:rFonts w:ascii="Times New Roman" w:hAnsi="Times New Roman" w:cs="Times New Roman"/>
                <w:color w:val="000000"/>
                <w:sz w:val="24"/>
              </w:rPr>
              <w:t>5</w:t>
            </w:r>
          </w:p>
        </w:tc>
        <w:tc>
          <w:tcPr>
            <w:tcW w:w="0" w:type="dxa"/>
            <w:tcPrChange w:id="559" w:author="Wei Tong" w:date="2025-09-28T13:30:00Z" w16du:dateUtc="2025-09-28T03:30:00Z">
              <w:tcPr>
                <w:tcW w:w="1333" w:type="dxa"/>
                <w:tcBorders>
                  <w:top w:val="nil"/>
                  <w:left w:val="nil"/>
                  <w:bottom w:val="nil"/>
                  <w:right w:val="nil"/>
                </w:tcBorders>
                <w:shd w:val="clear" w:color="auto" w:fill="FFFFFF"/>
              </w:tcPr>
            </w:tcPrChange>
          </w:tcPr>
          <w:p w14:paraId="78CC357C"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0.</w:t>
            </w:r>
            <w:r>
              <w:rPr>
                <w:rFonts w:ascii="Times New Roman" w:hAnsi="Times New Roman" w:cs="Times New Roman" w:hint="eastAsia"/>
                <w:color w:val="000000"/>
                <w:sz w:val="24"/>
              </w:rPr>
              <w:t>95</w:t>
            </w:r>
          </w:p>
        </w:tc>
        <w:tc>
          <w:tcPr>
            <w:tcW w:w="0" w:type="dxa"/>
            <w:tcPrChange w:id="560" w:author="Wei Tong" w:date="2025-09-28T13:30:00Z" w16du:dateUtc="2025-09-28T03:30:00Z">
              <w:tcPr>
                <w:tcW w:w="1327" w:type="dxa"/>
                <w:tcBorders>
                  <w:top w:val="nil"/>
                  <w:left w:val="nil"/>
                  <w:bottom w:val="nil"/>
                  <w:right w:val="nil"/>
                </w:tcBorders>
                <w:shd w:val="clear" w:color="auto" w:fill="FFFFFF"/>
              </w:tcPr>
            </w:tcPrChange>
          </w:tcPr>
          <w:p w14:paraId="7867ECF4"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1136</w:t>
            </w:r>
          </w:p>
        </w:tc>
        <w:tc>
          <w:tcPr>
            <w:tcW w:w="0" w:type="dxa"/>
            <w:tcPrChange w:id="561" w:author="Wei Tong" w:date="2025-09-28T13:30:00Z" w16du:dateUtc="2025-09-28T03:30:00Z">
              <w:tcPr>
                <w:tcW w:w="1349" w:type="dxa"/>
                <w:tcBorders>
                  <w:top w:val="nil"/>
                  <w:left w:val="nil"/>
                  <w:bottom w:val="nil"/>
                  <w:right w:val="nil"/>
                </w:tcBorders>
                <w:shd w:val="clear" w:color="auto" w:fill="FFFFFF"/>
              </w:tcPr>
            </w:tcPrChange>
          </w:tcPr>
          <w:p w14:paraId="031F77A1"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1473</w:t>
            </w:r>
          </w:p>
        </w:tc>
      </w:tr>
      <w:tr w:rsidR="00907807" w14:paraId="63398423" w14:textId="77777777" w:rsidTr="00E871EE">
        <w:trPr>
          <w:trHeight w:val="304"/>
          <w:trPrChange w:id="562" w:author="Wei Tong" w:date="2025-09-28T13:30:00Z" w16du:dateUtc="2025-09-28T03:30:00Z">
            <w:trPr>
              <w:trHeight w:val="304"/>
            </w:trPr>
          </w:trPrChange>
        </w:trPr>
        <w:tc>
          <w:tcPr>
            <w:cnfStyle w:val="001000000000" w:firstRow="0" w:lastRow="0" w:firstColumn="1" w:lastColumn="0" w:oddVBand="0" w:evenVBand="0" w:oddHBand="0" w:evenHBand="0" w:firstRowFirstColumn="0" w:firstRowLastColumn="0" w:lastRowFirstColumn="0" w:lastRowLastColumn="0"/>
            <w:tcW w:w="0" w:type="dxa"/>
            <w:tcPrChange w:id="563" w:author="Wei Tong" w:date="2025-09-28T13:30:00Z" w16du:dateUtc="2025-09-28T03:30:00Z">
              <w:tcPr>
                <w:tcW w:w="1787" w:type="dxa"/>
                <w:gridSpan w:val="8"/>
                <w:tcBorders>
                  <w:top w:val="nil"/>
                  <w:left w:val="nil"/>
                  <w:bottom w:val="nil"/>
                  <w:right w:val="nil"/>
                </w:tcBorders>
                <w:shd w:val="clear" w:color="auto" w:fill="FFFFFF"/>
              </w:tcPr>
            </w:tcPrChange>
          </w:tcPr>
          <w:p w14:paraId="7BADDC7D"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650 ºC</w:t>
            </w:r>
          </w:p>
          <w:p w14:paraId="7D633FB2"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NUNCD/CNT</w:t>
            </w:r>
          </w:p>
        </w:tc>
        <w:tc>
          <w:tcPr>
            <w:tcW w:w="0" w:type="dxa"/>
            <w:tcPrChange w:id="564" w:author="Wei Tong" w:date="2025-09-28T13:30:00Z" w16du:dateUtc="2025-09-28T03:30:00Z">
              <w:tcPr>
                <w:tcW w:w="1244" w:type="dxa"/>
                <w:tcBorders>
                  <w:top w:val="nil"/>
                  <w:left w:val="nil"/>
                  <w:bottom w:val="nil"/>
                  <w:right w:val="nil"/>
                </w:tcBorders>
                <w:shd w:val="clear" w:color="auto" w:fill="FFFFFF"/>
              </w:tcPr>
            </w:tcPrChange>
          </w:tcPr>
          <w:p w14:paraId="2BC910BC"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13</w:t>
            </w:r>
            <w:r>
              <w:rPr>
                <w:rFonts w:ascii="Times New Roman" w:hAnsi="Times New Roman" w:cs="Times New Roman" w:hint="eastAsia"/>
                <w:color w:val="000000"/>
                <w:sz w:val="24"/>
              </w:rPr>
              <w:t>51</w:t>
            </w:r>
          </w:p>
        </w:tc>
        <w:tc>
          <w:tcPr>
            <w:tcW w:w="0" w:type="dxa"/>
            <w:tcPrChange w:id="565" w:author="Wei Tong" w:date="2025-09-28T13:30:00Z" w16du:dateUtc="2025-09-28T03:30:00Z">
              <w:tcPr>
                <w:tcW w:w="1256" w:type="dxa"/>
                <w:tcBorders>
                  <w:top w:val="nil"/>
                  <w:left w:val="nil"/>
                  <w:bottom w:val="nil"/>
                  <w:right w:val="nil"/>
                </w:tcBorders>
                <w:shd w:val="clear" w:color="auto" w:fill="FFFFFF"/>
              </w:tcPr>
            </w:tcPrChange>
          </w:tcPr>
          <w:p w14:paraId="43E2775A"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155</w:t>
            </w:r>
            <w:r>
              <w:rPr>
                <w:rFonts w:ascii="Times New Roman" w:hAnsi="Times New Roman" w:cs="Times New Roman" w:hint="eastAsia"/>
                <w:color w:val="000000"/>
                <w:sz w:val="24"/>
              </w:rPr>
              <w:t>9</w:t>
            </w:r>
          </w:p>
        </w:tc>
        <w:tc>
          <w:tcPr>
            <w:tcW w:w="0" w:type="dxa"/>
            <w:tcPrChange w:id="566" w:author="Wei Tong" w:date="2025-09-28T13:30:00Z" w16du:dateUtc="2025-09-28T03:30:00Z">
              <w:tcPr>
                <w:tcW w:w="1333" w:type="dxa"/>
                <w:tcBorders>
                  <w:top w:val="nil"/>
                  <w:left w:val="nil"/>
                  <w:bottom w:val="nil"/>
                  <w:right w:val="nil"/>
                </w:tcBorders>
                <w:shd w:val="clear" w:color="auto" w:fill="FFFFFF"/>
              </w:tcPr>
            </w:tcPrChange>
          </w:tcPr>
          <w:p w14:paraId="1AE5AC9A"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0.</w:t>
            </w:r>
            <w:r>
              <w:rPr>
                <w:rFonts w:ascii="Times New Roman" w:hAnsi="Times New Roman" w:cs="Times New Roman" w:hint="eastAsia"/>
                <w:color w:val="000000"/>
                <w:sz w:val="24"/>
              </w:rPr>
              <w:t>98</w:t>
            </w:r>
          </w:p>
        </w:tc>
        <w:tc>
          <w:tcPr>
            <w:tcW w:w="0" w:type="dxa"/>
            <w:tcPrChange w:id="567" w:author="Wei Tong" w:date="2025-09-28T13:30:00Z" w16du:dateUtc="2025-09-28T03:30:00Z">
              <w:tcPr>
                <w:tcW w:w="1327" w:type="dxa"/>
                <w:tcBorders>
                  <w:top w:val="nil"/>
                  <w:left w:val="nil"/>
                  <w:bottom w:val="nil"/>
                  <w:right w:val="nil"/>
                </w:tcBorders>
                <w:shd w:val="clear" w:color="auto" w:fill="FFFFFF"/>
              </w:tcPr>
            </w:tcPrChange>
          </w:tcPr>
          <w:p w14:paraId="1ADD07F8"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114</w:t>
            </w:r>
            <w:r>
              <w:rPr>
                <w:rFonts w:ascii="Times New Roman" w:hAnsi="Times New Roman" w:cs="Times New Roman" w:hint="eastAsia"/>
                <w:color w:val="000000"/>
                <w:sz w:val="24"/>
              </w:rPr>
              <w:t>0</w:t>
            </w:r>
          </w:p>
        </w:tc>
        <w:tc>
          <w:tcPr>
            <w:tcW w:w="0" w:type="dxa"/>
            <w:tcPrChange w:id="568" w:author="Wei Tong" w:date="2025-09-28T13:30:00Z" w16du:dateUtc="2025-09-28T03:30:00Z">
              <w:tcPr>
                <w:tcW w:w="1349" w:type="dxa"/>
                <w:tcBorders>
                  <w:top w:val="nil"/>
                  <w:left w:val="nil"/>
                  <w:bottom w:val="nil"/>
                  <w:right w:val="nil"/>
                </w:tcBorders>
                <w:shd w:val="clear" w:color="auto" w:fill="FFFFFF"/>
              </w:tcPr>
            </w:tcPrChange>
          </w:tcPr>
          <w:p w14:paraId="097962EF"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1495</w:t>
            </w:r>
          </w:p>
        </w:tc>
      </w:tr>
      <w:tr w:rsidR="00907807" w14:paraId="0B84E3A0" w14:textId="77777777" w:rsidTr="00E871EE">
        <w:trPr>
          <w:trHeight w:val="304"/>
          <w:trPrChange w:id="569" w:author="Wei Tong" w:date="2025-09-28T13:30:00Z" w16du:dateUtc="2025-09-28T03:30:00Z">
            <w:trPr>
              <w:trHeight w:val="304"/>
            </w:trPr>
          </w:trPrChange>
        </w:trPr>
        <w:tc>
          <w:tcPr>
            <w:cnfStyle w:val="001000000000" w:firstRow="0" w:lastRow="0" w:firstColumn="1" w:lastColumn="0" w:oddVBand="0" w:evenVBand="0" w:oddHBand="0" w:evenHBand="0" w:firstRowFirstColumn="0" w:firstRowLastColumn="0" w:lastRowFirstColumn="0" w:lastRowLastColumn="0"/>
            <w:tcW w:w="0" w:type="dxa"/>
            <w:tcPrChange w:id="570" w:author="Wei Tong" w:date="2025-09-28T13:30:00Z" w16du:dateUtc="2025-09-28T03:30:00Z">
              <w:tcPr>
                <w:tcW w:w="1787" w:type="dxa"/>
                <w:gridSpan w:val="8"/>
                <w:tcBorders>
                  <w:top w:val="nil"/>
                  <w:left w:val="nil"/>
                  <w:bottom w:val="nil"/>
                  <w:right w:val="nil"/>
                </w:tcBorders>
                <w:shd w:val="clear" w:color="auto" w:fill="FFFFFF"/>
              </w:tcPr>
            </w:tcPrChange>
          </w:tcPr>
          <w:p w14:paraId="6C6D4D76"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750 ºC</w:t>
            </w:r>
          </w:p>
          <w:p w14:paraId="4EC9E75E"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NUNCD</w:t>
            </w:r>
            <w:r>
              <w:rPr>
                <w:rFonts w:ascii="Times New Roman" w:hAnsi="Times New Roman" w:cs="Times New Roman"/>
                <w:color w:val="000000"/>
                <w:sz w:val="24"/>
              </w:rPr>
              <w:lastRenderedPageBreak/>
              <w:t>/CNT</w:t>
            </w:r>
          </w:p>
        </w:tc>
        <w:tc>
          <w:tcPr>
            <w:tcW w:w="0" w:type="dxa"/>
            <w:tcPrChange w:id="571" w:author="Wei Tong" w:date="2025-09-28T13:30:00Z" w16du:dateUtc="2025-09-28T03:30:00Z">
              <w:tcPr>
                <w:tcW w:w="1244" w:type="dxa"/>
                <w:tcBorders>
                  <w:top w:val="nil"/>
                  <w:left w:val="nil"/>
                  <w:bottom w:val="nil"/>
                  <w:right w:val="nil"/>
                </w:tcBorders>
                <w:shd w:val="clear" w:color="auto" w:fill="FFFFFF"/>
              </w:tcPr>
            </w:tcPrChange>
          </w:tcPr>
          <w:p w14:paraId="3AE8A58A"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lastRenderedPageBreak/>
              <w:t>13</w:t>
            </w:r>
            <w:r>
              <w:rPr>
                <w:rFonts w:ascii="Times New Roman" w:hAnsi="Times New Roman" w:cs="Times New Roman" w:hint="eastAsia"/>
                <w:color w:val="000000"/>
                <w:sz w:val="24"/>
              </w:rPr>
              <w:t>38</w:t>
            </w:r>
          </w:p>
        </w:tc>
        <w:tc>
          <w:tcPr>
            <w:tcW w:w="0" w:type="dxa"/>
            <w:tcPrChange w:id="572" w:author="Wei Tong" w:date="2025-09-28T13:30:00Z" w16du:dateUtc="2025-09-28T03:30:00Z">
              <w:tcPr>
                <w:tcW w:w="1256" w:type="dxa"/>
                <w:tcBorders>
                  <w:top w:val="nil"/>
                  <w:left w:val="nil"/>
                  <w:bottom w:val="nil"/>
                  <w:right w:val="nil"/>
                </w:tcBorders>
                <w:shd w:val="clear" w:color="auto" w:fill="FFFFFF"/>
              </w:tcPr>
            </w:tcPrChange>
          </w:tcPr>
          <w:p w14:paraId="7DEFE97E"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155</w:t>
            </w:r>
            <w:r>
              <w:rPr>
                <w:rFonts w:ascii="Times New Roman" w:hAnsi="Times New Roman" w:cs="Times New Roman" w:hint="eastAsia"/>
                <w:color w:val="000000"/>
                <w:sz w:val="24"/>
              </w:rPr>
              <w:t>1</w:t>
            </w:r>
          </w:p>
        </w:tc>
        <w:tc>
          <w:tcPr>
            <w:tcW w:w="0" w:type="dxa"/>
            <w:tcPrChange w:id="573" w:author="Wei Tong" w:date="2025-09-28T13:30:00Z" w16du:dateUtc="2025-09-28T03:30:00Z">
              <w:tcPr>
                <w:tcW w:w="1333" w:type="dxa"/>
                <w:tcBorders>
                  <w:top w:val="nil"/>
                  <w:left w:val="nil"/>
                  <w:bottom w:val="nil"/>
                  <w:right w:val="nil"/>
                </w:tcBorders>
                <w:shd w:val="clear" w:color="auto" w:fill="FFFFFF"/>
              </w:tcPr>
            </w:tcPrChange>
          </w:tcPr>
          <w:p w14:paraId="2DAEC02D"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0.9</w:t>
            </w:r>
            <w:r>
              <w:rPr>
                <w:rFonts w:ascii="Times New Roman" w:hAnsi="Times New Roman" w:cs="Times New Roman" w:hint="eastAsia"/>
                <w:color w:val="000000"/>
                <w:sz w:val="24"/>
              </w:rPr>
              <w:t>5</w:t>
            </w:r>
          </w:p>
        </w:tc>
        <w:tc>
          <w:tcPr>
            <w:tcW w:w="0" w:type="dxa"/>
            <w:tcPrChange w:id="574" w:author="Wei Tong" w:date="2025-09-28T13:30:00Z" w16du:dateUtc="2025-09-28T03:30:00Z">
              <w:tcPr>
                <w:tcW w:w="1327" w:type="dxa"/>
                <w:tcBorders>
                  <w:top w:val="nil"/>
                  <w:left w:val="nil"/>
                  <w:bottom w:val="nil"/>
                  <w:right w:val="nil"/>
                </w:tcBorders>
                <w:shd w:val="clear" w:color="auto" w:fill="FFFFFF"/>
              </w:tcPr>
            </w:tcPrChange>
          </w:tcPr>
          <w:p w14:paraId="599403CB"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114</w:t>
            </w:r>
            <w:r>
              <w:rPr>
                <w:rFonts w:ascii="Times New Roman" w:hAnsi="Times New Roman" w:cs="Times New Roman" w:hint="eastAsia"/>
                <w:color w:val="000000"/>
                <w:sz w:val="24"/>
              </w:rPr>
              <w:t>7</w:t>
            </w:r>
          </w:p>
        </w:tc>
        <w:tc>
          <w:tcPr>
            <w:tcW w:w="0" w:type="dxa"/>
            <w:tcPrChange w:id="575" w:author="Wei Tong" w:date="2025-09-28T13:30:00Z" w16du:dateUtc="2025-09-28T03:30:00Z">
              <w:tcPr>
                <w:tcW w:w="1349" w:type="dxa"/>
                <w:tcBorders>
                  <w:top w:val="nil"/>
                  <w:left w:val="nil"/>
                  <w:bottom w:val="nil"/>
                  <w:right w:val="nil"/>
                </w:tcBorders>
                <w:shd w:val="clear" w:color="auto" w:fill="FFFFFF"/>
              </w:tcPr>
            </w:tcPrChange>
          </w:tcPr>
          <w:p w14:paraId="57F7E607"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1487</w:t>
            </w:r>
          </w:p>
        </w:tc>
      </w:tr>
      <w:tr w:rsidR="00907807" w14:paraId="6854FC7E" w14:textId="77777777" w:rsidTr="00E871EE">
        <w:trPr>
          <w:trHeight w:val="315"/>
          <w:trPrChange w:id="576" w:author="Wei Tong" w:date="2025-09-28T13:30:00Z" w16du:dateUtc="2025-09-28T03:30:00Z">
            <w:trPr>
              <w:trHeight w:val="315"/>
            </w:trPr>
          </w:trPrChange>
        </w:trPr>
        <w:tc>
          <w:tcPr>
            <w:cnfStyle w:val="001000000000" w:firstRow="0" w:lastRow="0" w:firstColumn="1" w:lastColumn="0" w:oddVBand="0" w:evenVBand="0" w:oddHBand="0" w:evenHBand="0" w:firstRowFirstColumn="0" w:firstRowLastColumn="0" w:lastRowFirstColumn="0" w:lastRowLastColumn="0"/>
            <w:tcW w:w="0" w:type="dxa"/>
            <w:tcPrChange w:id="577" w:author="Wei Tong" w:date="2025-09-28T13:30:00Z" w16du:dateUtc="2025-09-28T03:30:00Z">
              <w:tcPr>
                <w:tcW w:w="1787" w:type="dxa"/>
                <w:gridSpan w:val="8"/>
                <w:tcBorders>
                  <w:top w:val="nil"/>
                  <w:left w:val="nil"/>
                  <w:bottom w:val="nil"/>
                  <w:right w:val="nil"/>
                </w:tcBorders>
                <w:shd w:val="clear" w:color="auto" w:fill="FFFFFF"/>
              </w:tcPr>
            </w:tcPrChange>
          </w:tcPr>
          <w:p w14:paraId="7D7E3C0D"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850 ºC</w:t>
            </w:r>
          </w:p>
          <w:p w14:paraId="42724B0B"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NUNCD/CNT</w:t>
            </w:r>
          </w:p>
        </w:tc>
        <w:tc>
          <w:tcPr>
            <w:tcW w:w="0" w:type="dxa"/>
            <w:tcPrChange w:id="578" w:author="Wei Tong" w:date="2025-09-28T13:30:00Z" w16du:dateUtc="2025-09-28T03:30:00Z">
              <w:tcPr>
                <w:tcW w:w="1244" w:type="dxa"/>
                <w:tcBorders>
                  <w:top w:val="nil"/>
                  <w:left w:val="nil"/>
                  <w:bottom w:val="nil"/>
                  <w:right w:val="nil"/>
                </w:tcBorders>
                <w:shd w:val="clear" w:color="auto" w:fill="FFFFFF"/>
              </w:tcPr>
            </w:tcPrChange>
          </w:tcPr>
          <w:p w14:paraId="05D7C967"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13</w:t>
            </w:r>
            <w:r>
              <w:rPr>
                <w:rFonts w:ascii="Times New Roman" w:hAnsi="Times New Roman" w:cs="Times New Roman" w:hint="eastAsia"/>
                <w:color w:val="000000"/>
                <w:sz w:val="24"/>
              </w:rPr>
              <w:t>5</w:t>
            </w:r>
            <w:r>
              <w:rPr>
                <w:rFonts w:ascii="Times New Roman" w:hAnsi="Times New Roman" w:cs="Times New Roman"/>
                <w:color w:val="000000"/>
                <w:sz w:val="24"/>
              </w:rPr>
              <w:t>1</w:t>
            </w:r>
          </w:p>
        </w:tc>
        <w:tc>
          <w:tcPr>
            <w:tcW w:w="0" w:type="dxa"/>
            <w:tcPrChange w:id="579" w:author="Wei Tong" w:date="2025-09-28T13:30:00Z" w16du:dateUtc="2025-09-28T03:30:00Z">
              <w:tcPr>
                <w:tcW w:w="1256" w:type="dxa"/>
                <w:tcBorders>
                  <w:top w:val="nil"/>
                  <w:left w:val="nil"/>
                  <w:bottom w:val="nil"/>
                  <w:right w:val="nil"/>
                </w:tcBorders>
                <w:shd w:val="clear" w:color="auto" w:fill="FFFFFF"/>
              </w:tcPr>
            </w:tcPrChange>
          </w:tcPr>
          <w:p w14:paraId="21D92089"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1571</w:t>
            </w:r>
          </w:p>
        </w:tc>
        <w:tc>
          <w:tcPr>
            <w:tcW w:w="0" w:type="dxa"/>
            <w:tcPrChange w:id="580" w:author="Wei Tong" w:date="2025-09-28T13:30:00Z" w16du:dateUtc="2025-09-28T03:30:00Z">
              <w:tcPr>
                <w:tcW w:w="1333" w:type="dxa"/>
                <w:tcBorders>
                  <w:top w:val="nil"/>
                  <w:left w:val="nil"/>
                  <w:bottom w:val="nil"/>
                  <w:right w:val="nil"/>
                </w:tcBorders>
                <w:shd w:val="clear" w:color="auto" w:fill="FFFFFF"/>
              </w:tcPr>
            </w:tcPrChange>
          </w:tcPr>
          <w:p w14:paraId="217C27FE"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0.65</w:t>
            </w:r>
          </w:p>
        </w:tc>
        <w:tc>
          <w:tcPr>
            <w:tcW w:w="0" w:type="dxa"/>
            <w:tcPrChange w:id="581" w:author="Wei Tong" w:date="2025-09-28T13:30:00Z" w16du:dateUtc="2025-09-28T03:30:00Z">
              <w:tcPr>
                <w:tcW w:w="1327" w:type="dxa"/>
                <w:tcBorders>
                  <w:top w:val="nil"/>
                  <w:left w:val="nil"/>
                  <w:bottom w:val="nil"/>
                  <w:right w:val="nil"/>
                </w:tcBorders>
                <w:shd w:val="clear" w:color="auto" w:fill="FFFFFF"/>
              </w:tcPr>
            </w:tcPrChange>
          </w:tcPr>
          <w:p w14:paraId="19AB69EF"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w:t>
            </w:r>
          </w:p>
        </w:tc>
        <w:tc>
          <w:tcPr>
            <w:tcW w:w="0" w:type="dxa"/>
            <w:tcPrChange w:id="582" w:author="Wei Tong" w:date="2025-09-28T13:30:00Z" w16du:dateUtc="2025-09-28T03:30:00Z">
              <w:tcPr>
                <w:tcW w:w="1349" w:type="dxa"/>
                <w:tcBorders>
                  <w:top w:val="nil"/>
                  <w:left w:val="nil"/>
                  <w:bottom w:val="nil"/>
                  <w:right w:val="nil"/>
                </w:tcBorders>
                <w:shd w:val="clear" w:color="auto" w:fill="FFFFFF"/>
              </w:tcPr>
            </w:tcPrChange>
          </w:tcPr>
          <w:p w14:paraId="15DA2CC1"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color w:val="000000"/>
                <w:sz w:val="24"/>
              </w:rPr>
              <w:t>×</w:t>
            </w:r>
          </w:p>
        </w:tc>
      </w:tr>
      <w:tr w:rsidR="00907807" w14:paraId="71459E63" w14:textId="77777777" w:rsidTr="00E871EE">
        <w:trPr>
          <w:trHeight w:val="315"/>
          <w:trPrChange w:id="583" w:author="Wei Tong" w:date="2025-09-28T13:30:00Z" w16du:dateUtc="2025-09-28T03:30:00Z">
            <w:trPr>
              <w:trHeight w:val="315"/>
            </w:trPr>
          </w:trPrChange>
        </w:trPr>
        <w:tc>
          <w:tcPr>
            <w:cnfStyle w:val="001000000000" w:firstRow="0" w:lastRow="0" w:firstColumn="1" w:lastColumn="0" w:oddVBand="0" w:evenVBand="0" w:oddHBand="0" w:evenHBand="0" w:firstRowFirstColumn="0" w:firstRowLastColumn="0" w:lastRowFirstColumn="0" w:lastRowLastColumn="0"/>
            <w:tcW w:w="0" w:type="dxa"/>
            <w:tcPrChange w:id="584" w:author="Wei Tong" w:date="2025-09-28T13:30:00Z" w16du:dateUtc="2025-09-28T03:30:00Z">
              <w:tcPr>
                <w:tcW w:w="1787" w:type="dxa"/>
                <w:gridSpan w:val="8"/>
                <w:tcBorders>
                  <w:top w:val="nil"/>
                  <w:left w:val="nil"/>
                  <w:bottom w:val="single" w:sz="12" w:space="0" w:color="000000"/>
                  <w:right w:val="nil"/>
                </w:tcBorders>
                <w:shd w:val="clear" w:color="auto" w:fill="FFFFFF"/>
              </w:tcPr>
            </w:tcPrChange>
          </w:tcPr>
          <w:p w14:paraId="055C99DD" w14:textId="77777777" w:rsidR="00907807" w:rsidRDefault="000A1646">
            <w:pPr>
              <w:rPr>
                <w:rFonts w:ascii="Times New Roman" w:hAnsi="Times New Roman" w:cs="Times New Roman"/>
                <w:color w:val="000000"/>
                <w:sz w:val="24"/>
              </w:rPr>
            </w:pPr>
            <w:r>
              <w:rPr>
                <w:rFonts w:ascii="Times New Roman" w:hAnsi="Times New Roman" w:cs="Times New Roman"/>
                <w:color w:val="000000"/>
                <w:sz w:val="24"/>
              </w:rPr>
              <w:t>NUNCD/Si</w:t>
            </w:r>
          </w:p>
        </w:tc>
        <w:tc>
          <w:tcPr>
            <w:tcW w:w="0" w:type="dxa"/>
            <w:tcPrChange w:id="585" w:author="Wei Tong" w:date="2025-09-28T13:30:00Z" w16du:dateUtc="2025-09-28T03:30:00Z">
              <w:tcPr>
                <w:tcW w:w="1244" w:type="dxa"/>
                <w:tcBorders>
                  <w:top w:val="nil"/>
                  <w:left w:val="nil"/>
                  <w:bottom w:val="single" w:sz="12" w:space="0" w:color="000000"/>
                  <w:right w:val="nil"/>
                </w:tcBorders>
                <w:shd w:val="clear" w:color="auto" w:fill="FFFFFF"/>
              </w:tcPr>
            </w:tcPrChange>
          </w:tcPr>
          <w:p w14:paraId="282920F6"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1341</w:t>
            </w:r>
          </w:p>
        </w:tc>
        <w:tc>
          <w:tcPr>
            <w:tcW w:w="0" w:type="dxa"/>
            <w:tcPrChange w:id="586" w:author="Wei Tong" w:date="2025-09-28T13:30:00Z" w16du:dateUtc="2025-09-28T03:30:00Z">
              <w:tcPr>
                <w:tcW w:w="1256" w:type="dxa"/>
                <w:tcBorders>
                  <w:top w:val="nil"/>
                  <w:left w:val="nil"/>
                  <w:bottom w:val="single" w:sz="12" w:space="0" w:color="000000"/>
                  <w:right w:val="nil"/>
                </w:tcBorders>
                <w:shd w:val="clear" w:color="auto" w:fill="FFFFFF"/>
              </w:tcPr>
            </w:tcPrChange>
          </w:tcPr>
          <w:p w14:paraId="5C36960F"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1571</w:t>
            </w:r>
          </w:p>
        </w:tc>
        <w:tc>
          <w:tcPr>
            <w:tcW w:w="0" w:type="dxa"/>
            <w:tcPrChange w:id="587" w:author="Wei Tong" w:date="2025-09-28T13:30:00Z" w16du:dateUtc="2025-09-28T03:30:00Z">
              <w:tcPr>
                <w:tcW w:w="1333" w:type="dxa"/>
                <w:tcBorders>
                  <w:top w:val="nil"/>
                  <w:left w:val="nil"/>
                  <w:bottom w:val="single" w:sz="12" w:space="0" w:color="000000"/>
                  <w:right w:val="nil"/>
                </w:tcBorders>
                <w:shd w:val="clear" w:color="auto" w:fill="FFFFFF"/>
              </w:tcPr>
            </w:tcPrChange>
          </w:tcPr>
          <w:p w14:paraId="4095F7E7"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1.13</w:t>
            </w:r>
          </w:p>
        </w:tc>
        <w:tc>
          <w:tcPr>
            <w:tcW w:w="0" w:type="dxa"/>
            <w:tcPrChange w:id="588" w:author="Wei Tong" w:date="2025-09-28T13:30:00Z" w16du:dateUtc="2025-09-28T03:30:00Z">
              <w:tcPr>
                <w:tcW w:w="1327" w:type="dxa"/>
                <w:tcBorders>
                  <w:top w:val="nil"/>
                  <w:left w:val="nil"/>
                  <w:bottom w:val="single" w:sz="12" w:space="0" w:color="000000"/>
                  <w:right w:val="nil"/>
                </w:tcBorders>
                <w:shd w:val="clear" w:color="auto" w:fill="FFFFFF"/>
              </w:tcPr>
            </w:tcPrChange>
          </w:tcPr>
          <w:p w14:paraId="580FD973"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1147</w:t>
            </w:r>
          </w:p>
        </w:tc>
        <w:tc>
          <w:tcPr>
            <w:tcW w:w="0" w:type="dxa"/>
            <w:tcPrChange w:id="589" w:author="Wei Tong" w:date="2025-09-28T13:30:00Z" w16du:dateUtc="2025-09-28T03:30:00Z">
              <w:tcPr>
                <w:tcW w:w="1349" w:type="dxa"/>
                <w:tcBorders>
                  <w:top w:val="nil"/>
                  <w:left w:val="nil"/>
                  <w:bottom w:val="single" w:sz="12" w:space="0" w:color="000000"/>
                  <w:right w:val="nil"/>
                </w:tcBorders>
                <w:shd w:val="clear" w:color="auto" w:fill="FFFFFF"/>
              </w:tcPr>
            </w:tcPrChange>
          </w:tcPr>
          <w:p w14:paraId="4D937E23" w14:textId="77777777" w:rsidR="00907807" w:rsidRDefault="000A164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rPr>
            </w:pPr>
            <w:r>
              <w:rPr>
                <w:rFonts w:ascii="Times New Roman" w:hAnsi="Times New Roman" w:cs="Times New Roman" w:hint="eastAsia"/>
                <w:color w:val="000000"/>
                <w:sz w:val="24"/>
              </w:rPr>
              <w:t>1468</w:t>
            </w:r>
          </w:p>
        </w:tc>
      </w:tr>
    </w:tbl>
    <w:p w14:paraId="573CD0DB" w14:textId="77777777" w:rsidR="00907807" w:rsidRDefault="00907807">
      <w:pPr>
        <w:rPr>
          <w:rFonts w:ascii="Times New Roman" w:hAnsi="Times New Roman" w:cs="Times New Roman"/>
          <w:sz w:val="24"/>
        </w:rPr>
      </w:pPr>
    </w:p>
    <w:p w14:paraId="1A94E282" w14:textId="77777777" w:rsidR="00907807" w:rsidRDefault="00907807">
      <w:pPr>
        <w:jc w:val="center"/>
        <w:rPr>
          <w:rFonts w:ascii="Times New Roman" w:hAnsi="Times New Roman" w:cs="Times New Roman"/>
          <w:sz w:val="24"/>
        </w:rPr>
      </w:pPr>
    </w:p>
    <w:p w14:paraId="1DA35AAD" w14:textId="77777777" w:rsidR="00907807" w:rsidRDefault="000A1646">
      <w:pPr>
        <w:jc w:val="center"/>
        <w:rPr>
          <w:rFonts w:ascii="Times New Roman" w:hAnsi="Times New Roman" w:cs="Times New Roman"/>
          <w:sz w:val="24"/>
          <w:lang w:val="en-AU"/>
        </w:rPr>
      </w:pPr>
      <w:r>
        <w:rPr>
          <w:rFonts w:ascii="Times New Roman" w:hAnsi="Times New Roman" w:cs="Times New Roman" w:hint="eastAsia"/>
          <w:noProof/>
          <w:sz w:val="24"/>
          <w:lang w:val="en-AU"/>
        </w:rPr>
        <w:drawing>
          <wp:inline distT="0" distB="0" distL="114300" distR="114300" wp14:anchorId="03E965E5" wp14:editId="2BF6C75A">
            <wp:extent cx="3687445" cy="2569210"/>
            <wp:effectExtent l="0" t="0" r="8255" b="8890"/>
            <wp:docPr id="4" name="图片 4" descr="Fig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 S2"/>
                    <pic:cNvPicPr>
                      <a:picLocks noChangeAspect="1"/>
                    </pic:cNvPicPr>
                  </pic:nvPicPr>
                  <pic:blipFill>
                    <a:blip r:embed="rId20"/>
                    <a:stretch>
                      <a:fillRect/>
                    </a:stretch>
                  </pic:blipFill>
                  <pic:spPr>
                    <a:xfrm>
                      <a:off x="0" y="0"/>
                      <a:ext cx="3687445" cy="2569210"/>
                    </a:xfrm>
                    <a:prstGeom prst="rect">
                      <a:avLst/>
                    </a:prstGeom>
                  </pic:spPr>
                </pic:pic>
              </a:graphicData>
            </a:graphic>
          </wp:inline>
        </w:drawing>
      </w:r>
    </w:p>
    <w:p w14:paraId="2F3EF8F5" w14:textId="77777777" w:rsidR="00907807" w:rsidRDefault="000A1646">
      <w:pPr>
        <w:rPr>
          <w:rFonts w:ascii="Times New Roman" w:hAnsi="Times New Roman" w:cs="Times New Roman"/>
          <w:sz w:val="24"/>
        </w:rPr>
      </w:pPr>
      <w:r>
        <w:rPr>
          <w:rFonts w:ascii="Times New Roman" w:hAnsi="Times New Roman" w:cs="Times New Roman"/>
          <w:b/>
          <w:bCs/>
          <w:sz w:val="24"/>
        </w:rPr>
        <w:t xml:space="preserve">Figure S2. </w:t>
      </w:r>
      <w:r>
        <w:rPr>
          <w:rFonts w:ascii="Times New Roman" w:hAnsi="Times New Roman" w:cs="Times New Roman"/>
          <w:b/>
          <w:bCs/>
          <w:sz w:val="24"/>
          <w:lang w:val="en-AU"/>
        </w:rPr>
        <w:t>Optical and SEM images</w:t>
      </w:r>
      <w:r>
        <w:rPr>
          <w:rFonts w:ascii="Times New Roman" w:hAnsi="Times New Roman" w:cs="Times New Roman"/>
          <w:b/>
          <w:bCs/>
          <w:sz w:val="24"/>
        </w:rPr>
        <w:t xml:space="preserve"> of NUNCD/CNT </w:t>
      </w:r>
      <w:r>
        <w:rPr>
          <w:rFonts w:ascii="Times New Roman" w:hAnsi="Times New Roman" w:cs="Times New Roman"/>
          <w:b/>
          <w:bCs/>
          <w:sz w:val="24"/>
          <w:lang w:val="en-AU"/>
        </w:rPr>
        <w:t>(</w:t>
      </w:r>
      <w:r>
        <w:rPr>
          <w:rFonts w:ascii="Times New Roman" w:hAnsi="Times New Roman" w:cs="Times New Roman"/>
          <w:b/>
          <w:bCs/>
          <w:sz w:val="24"/>
        </w:rPr>
        <w:t>deposited at 750</w:t>
      </w:r>
      <w:r>
        <w:rPr>
          <w:rFonts w:ascii="Times New Roman" w:hAnsi="Times New Roman" w:cs="Times New Roman"/>
          <w:b/>
          <w:bCs/>
          <w:sz w:val="24"/>
          <w:lang w:val="en-AU"/>
        </w:rPr>
        <w:t xml:space="preserve"> </w:t>
      </w:r>
      <w:r>
        <w:rPr>
          <w:rFonts w:ascii="Times New Roman" w:hAnsi="Times New Roman" w:cs="Times New Roman"/>
          <w:b/>
          <w:bCs/>
          <w:sz w:val="24"/>
        </w:rPr>
        <w:t>°C</w:t>
      </w:r>
      <w:r>
        <w:rPr>
          <w:rFonts w:ascii="Times New Roman" w:hAnsi="Times New Roman" w:cs="Times New Roman"/>
          <w:b/>
          <w:bCs/>
          <w:sz w:val="24"/>
          <w:lang w:val="en-AU"/>
        </w:rPr>
        <w:t>)</w:t>
      </w:r>
      <w:r>
        <w:rPr>
          <w:rFonts w:ascii="Times New Roman" w:hAnsi="Times New Roman" w:cs="Times New Roman"/>
          <w:b/>
          <w:bCs/>
          <w:sz w:val="24"/>
        </w:rPr>
        <w:t xml:space="preserve"> before and after bending</w:t>
      </w:r>
      <w:r>
        <w:rPr>
          <w:rFonts w:ascii="Times New Roman" w:hAnsi="Times New Roman" w:cs="Times New Roman"/>
          <w:sz w:val="24"/>
        </w:rPr>
        <w:t>. (</w:t>
      </w:r>
      <w:proofErr w:type="spellStart"/>
      <w:r>
        <w:rPr>
          <w:rFonts w:ascii="Times New Roman" w:hAnsi="Times New Roman" w:cs="Times New Roman"/>
          <w:sz w:val="24"/>
        </w:rPr>
        <w:t>a,b</w:t>
      </w:r>
      <w:proofErr w:type="spellEnd"/>
      <w:r>
        <w:rPr>
          <w:rFonts w:ascii="Times New Roman" w:hAnsi="Times New Roman" w:cs="Times New Roman"/>
          <w:sz w:val="24"/>
        </w:rPr>
        <w:t>) Optical and (</w:t>
      </w:r>
      <w:proofErr w:type="spellStart"/>
      <w:r>
        <w:rPr>
          <w:rFonts w:ascii="Times New Roman" w:hAnsi="Times New Roman" w:cs="Times New Roman"/>
          <w:sz w:val="24"/>
        </w:rPr>
        <w:t>c,d</w:t>
      </w:r>
      <w:proofErr w:type="spellEnd"/>
      <w:r>
        <w:rPr>
          <w:rFonts w:ascii="Times New Roman" w:hAnsi="Times New Roman" w:cs="Times New Roman"/>
          <w:sz w:val="24"/>
        </w:rPr>
        <w:t xml:space="preserve">) SEM images of </w:t>
      </w:r>
      <w:r>
        <w:rPr>
          <w:rFonts w:ascii="Times New Roman" w:hAnsi="Times New Roman" w:cs="Times New Roman"/>
          <w:sz w:val="24"/>
          <w:lang w:val="en-AU"/>
        </w:rPr>
        <w:t>NUNCD</w:t>
      </w:r>
      <w:r>
        <w:rPr>
          <w:rFonts w:ascii="Times New Roman" w:hAnsi="Times New Roman" w:cs="Times New Roman"/>
          <w:sz w:val="24"/>
        </w:rPr>
        <w:t>/CNT before and after 2000 times of bending, with no noticeable difference.</w:t>
      </w:r>
    </w:p>
    <w:p w14:paraId="0BEEF770" w14:textId="77777777" w:rsidR="00907807" w:rsidRDefault="00907807">
      <w:pPr>
        <w:rPr>
          <w:rFonts w:ascii="Times New Roman" w:hAnsi="Times New Roman" w:cs="Times New Roman"/>
          <w:b/>
          <w:bCs/>
          <w:sz w:val="24"/>
          <w:lang w:val="en-AU"/>
        </w:rPr>
      </w:pPr>
    </w:p>
    <w:p w14:paraId="6E7D7F12" w14:textId="77777777" w:rsidR="00907807" w:rsidRDefault="000A1646">
      <w:pPr>
        <w:rPr>
          <w:rFonts w:ascii="Times New Roman" w:hAnsi="Times New Roman" w:cs="Times New Roman"/>
          <w:b/>
          <w:bCs/>
          <w:sz w:val="24"/>
          <w:lang w:val="en-AU"/>
        </w:rPr>
      </w:pPr>
      <w:r>
        <w:rPr>
          <w:rFonts w:ascii="Times New Roman" w:hAnsi="Times New Roman" w:cs="Times New Roman"/>
          <w:b/>
          <w:bCs/>
          <w:sz w:val="24"/>
          <w:lang w:val="en-AU"/>
        </w:rPr>
        <w:t xml:space="preserve">  </w:t>
      </w:r>
    </w:p>
    <w:p w14:paraId="408EBC0C" w14:textId="77777777" w:rsidR="00907807" w:rsidRDefault="000A1646">
      <w:pPr>
        <w:rPr>
          <w:rFonts w:ascii="Times New Roman" w:hAnsi="Times New Roman" w:cs="Times New Roman"/>
          <w:b/>
          <w:bCs/>
          <w:sz w:val="24"/>
          <w:lang w:val="en-AU"/>
        </w:rPr>
      </w:pPr>
      <w:r>
        <w:rPr>
          <w:rFonts w:ascii="Times New Roman" w:hAnsi="Times New Roman" w:cs="Times New Roman"/>
          <w:b/>
          <w:bCs/>
          <w:sz w:val="24"/>
          <w:lang w:val="en-AU"/>
        </w:rPr>
        <w:t xml:space="preserve">     </w:t>
      </w:r>
    </w:p>
    <w:p w14:paraId="060EEE71" w14:textId="77777777" w:rsidR="00907807" w:rsidRDefault="000A1646">
      <w:pPr>
        <w:rPr>
          <w:rFonts w:ascii="Times New Roman" w:hAnsi="Times New Roman" w:cs="Times New Roman"/>
          <w:b/>
          <w:bCs/>
          <w:sz w:val="24"/>
          <w:lang w:val="en-AU"/>
        </w:rPr>
      </w:pPr>
      <w:r>
        <w:rPr>
          <w:rFonts w:ascii="Times New Roman" w:hAnsi="Times New Roman" w:cs="Times New Roman"/>
          <w:b/>
          <w:bCs/>
          <w:sz w:val="24"/>
          <w:lang w:val="en-AU"/>
        </w:rPr>
        <w:t xml:space="preserve">        </w:t>
      </w:r>
      <w:r>
        <w:rPr>
          <w:rFonts w:ascii="Times New Roman" w:hAnsi="Times New Roman" w:cs="Times New Roman"/>
          <w:b/>
          <w:bCs/>
          <w:noProof/>
          <w:sz w:val="24"/>
          <w:lang w:val="en-AU"/>
        </w:rPr>
        <w:drawing>
          <wp:inline distT="0" distB="0" distL="114300" distR="114300" wp14:anchorId="354A9446" wp14:editId="09270D56">
            <wp:extent cx="4294505" cy="1832610"/>
            <wp:effectExtent l="0" t="0" r="10795" b="8890"/>
            <wp:docPr id="9" name="图片 9" descr="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 S3"/>
                    <pic:cNvPicPr>
                      <a:picLocks noChangeAspect="1"/>
                    </pic:cNvPicPr>
                  </pic:nvPicPr>
                  <pic:blipFill>
                    <a:blip r:embed="rId21"/>
                    <a:stretch>
                      <a:fillRect/>
                    </a:stretch>
                  </pic:blipFill>
                  <pic:spPr>
                    <a:xfrm>
                      <a:off x="0" y="0"/>
                      <a:ext cx="4294505" cy="1832610"/>
                    </a:xfrm>
                    <a:prstGeom prst="rect">
                      <a:avLst/>
                    </a:prstGeom>
                  </pic:spPr>
                </pic:pic>
              </a:graphicData>
            </a:graphic>
          </wp:inline>
        </w:drawing>
      </w:r>
    </w:p>
    <w:p w14:paraId="1AD59576" w14:textId="77777777" w:rsidR="00907807" w:rsidRDefault="00907807">
      <w:pPr>
        <w:rPr>
          <w:rFonts w:ascii="Times New Roman" w:hAnsi="Times New Roman" w:cs="Times New Roman"/>
          <w:b/>
          <w:bCs/>
          <w:sz w:val="24"/>
          <w:lang w:val="en-AU"/>
        </w:rPr>
      </w:pPr>
    </w:p>
    <w:p w14:paraId="11A463FB" w14:textId="77777777" w:rsidR="00907807" w:rsidRDefault="000A1646">
      <w:pPr>
        <w:rPr>
          <w:rFonts w:ascii="Times New Roman" w:hAnsi="Times New Roman" w:cs="Times New Roman"/>
          <w:sz w:val="24"/>
        </w:rPr>
      </w:pPr>
      <w:r>
        <w:rPr>
          <w:rFonts w:ascii="Times New Roman" w:hAnsi="Times New Roman" w:cs="Times New Roman"/>
          <w:b/>
          <w:bCs/>
          <w:sz w:val="24"/>
        </w:rPr>
        <w:t>Figure S</w:t>
      </w:r>
      <w:r>
        <w:rPr>
          <w:rFonts w:ascii="Times New Roman" w:hAnsi="Times New Roman" w:cs="Times New Roman" w:hint="eastAsia"/>
          <w:b/>
          <w:bCs/>
          <w:sz w:val="24"/>
        </w:rPr>
        <w:t>3</w:t>
      </w:r>
      <w:r>
        <w:rPr>
          <w:rFonts w:ascii="Times New Roman" w:hAnsi="Times New Roman" w:cs="Times New Roman"/>
          <w:b/>
          <w:bCs/>
          <w:sz w:val="24"/>
        </w:rPr>
        <w:t>.</w:t>
      </w:r>
      <w:r>
        <w:rPr>
          <w:rFonts w:ascii="Times New Roman" w:hAnsi="Times New Roman" w:cs="Times New Roman"/>
          <w:b/>
          <w:bCs/>
          <w:sz w:val="24"/>
          <w:lang w:val="en-AU"/>
        </w:rPr>
        <w:t xml:space="preserve"> Electrochemical characterization of NUNCD/CNT at different deposition temperatures.</w:t>
      </w:r>
      <w:r>
        <w:rPr>
          <w:rFonts w:ascii="Times New Roman" w:hAnsi="Times New Roman" w:cs="Times New Roman"/>
          <w:sz w:val="24"/>
          <w:lang w:val="en-AU"/>
        </w:rPr>
        <w:t xml:space="preserve"> (a)</w:t>
      </w:r>
      <w:r>
        <w:rPr>
          <w:rFonts w:ascii="Times New Roman" w:hAnsi="Times New Roman" w:cs="Times New Roman" w:hint="eastAsia"/>
          <w:sz w:val="24"/>
        </w:rPr>
        <w:t xml:space="preserve"> </w:t>
      </w:r>
      <w:r>
        <w:rPr>
          <w:rFonts w:ascii="Times New Roman" w:hAnsi="Times New Roman" w:cs="Times New Roman"/>
          <w:sz w:val="24"/>
          <w:lang w:val="en-AU"/>
        </w:rPr>
        <w:t xml:space="preserve">Specific </w:t>
      </w:r>
      <w:r>
        <w:rPr>
          <w:rFonts w:ascii="Times New Roman" w:hAnsi="Times New Roman" w:cs="Times New Roman" w:hint="eastAsia"/>
          <w:sz w:val="24"/>
        </w:rPr>
        <w:t>capacitance</w:t>
      </w:r>
      <w:r>
        <w:rPr>
          <w:rFonts w:ascii="Times New Roman" w:hAnsi="Times New Roman" w:cs="Times New Roman"/>
          <w:sz w:val="24"/>
        </w:rPr>
        <w:t xml:space="preserve"> and (b) </w:t>
      </w:r>
      <w:r>
        <w:rPr>
          <w:rFonts w:ascii="Times New Roman" w:hAnsi="Times New Roman" w:cs="Times New Roman"/>
          <w:sz w:val="24"/>
          <w:lang w:val="en-AU"/>
        </w:rPr>
        <w:t>CIC</w:t>
      </w:r>
      <w:r>
        <w:rPr>
          <w:rFonts w:ascii="Times New Roman" w:hAnsi="Times New Roman" w:cs="Times New Roman" w:hint="eastAsia"/>
          <w:sz w:val="24"/>
        </w:rPr>
        <w:t xml:space="preserve"> of CNT mats</w:t>
      </w:r>
      <w:r>
        <w:rPr>
          <w:rFonts w:ascii="Times New Roman" w:hAnsi="Times New Roman" w:cs="Times New Roman"/>
          <w:sz w:val="24"/>
          <w:lang w:val="en-AU"/>
        </w:rPr>
        <w:t xml:space="preserve"> (n=3)</w:t>
      </w:r>
      <w:r>
        <w:rPr>
          <w:rFonts w:ascii="Times New Roman" w:hAnsi="Times New Roman" w:cs="Times New Roman" w:hint="eastAsia"/>
          <w:sz w:val="24"/>
        </w:rPr>
        <w:t xml:space="preserve">, NUNCD/CNT </w:t>
      </w:r>
      <w:r>
        <w:rPr>
          <w:rFonts w:ascii="Times New Roman" w:hAnsi="Times New Roman" w:cs="Times New Roman"/>
          <w:sz w:val="24"/>
          <w:lang w:val="en-AU"/>
        </w:rPr>
        <w:t>at 650</w:t>
      </w:r>
      <w:r>
        <w:rPr>
          <w:rFonts w:ascii="Times New Roman" w:hAnsi="Times New Roman" w:cs="Times New Roman"/>
          <w:sz w:val="24"/>
        </w:rPr>
        <w:t>°C</w:t>
      </w:r>
      <w:r>
        <w:rPr>
          <w:rFonts w:ascii="Times New Roman" w:hAnsi="Times New Roman" w:cs="Times New Roman"/>
          <w:sz w:val="24"/>
          <w:lang w:val="en-AU"/>
        </w:rPr>
        <w:t xml:space="preserve"> (n=4), 750</w:t>
      </w:r>
      <w:r>
        <w:rPr>
          <w:rFonts w:ascii="Times New Roman" w:hAnsi="Times New Roman" w:cs="Times New Roman"/>
          <w:sz w:val="24"/>
        </w:rPr>
        <w:t>°C</w:t>
      </w:r>
      <w:r>
        <w:rPr>
          <w:rFonts w:ascii="Times New Roman" w:hAnsi="Times New Roman" w:cs="Times New Roman"/>
          <w:sz w:val="24"/>
          <w:lang w:val="en-AU"/>
        </w:rPr>
        <w:t>(n=6), 850</w:t>
      </w:r>
      <w:r>
        <w:rPr>
          <w:rFonts w:ascii="Times New Roman" w:hAnsi="Times New Roman" w:cs="Times New Roman"/>
          <w:sz w:val="24"/>
        </w:rPr>
        <w:t>°C</w:t>
      </w:r>
      <w:r>
        <w:rPr>
          <w:rFonts w:ascii="Times New Roman" w:hAnsi="Times New Roman" w:cs="Times New Roman"/>
          <w:sz w:val="24"/>
          <w:lang w:val="en-AU"/>
        </w:rPr>
        <w:t>(n=4),</w:t>
      </w:r>
      <w:r>
        <w:rPr>
          <w:rFonts w:ascii="Times New Roman" w:hAnsi="Times New Roman" w:cs="Times New Roman" w:hint="eastAsia"/>
          <w:sz w:val="24"/>
        </w:rPr>
        <w:t xml:space="preserve"> and the NUNCD/Si</w:t>
      </w:r>
      <w:r>
        <w:rPr>
          <w:rFonts w:ascii="Times New Roman" w:hAnsi="Times New Roman" w:cs="Times New Roman"/>
          <w:sz w:val="24"/>
          <w:lang w:val="en-AU"/>
        </w:rPr>
        <w:t xml:space="preserve"> (n=3)</w:t>
      </w:r>
      <w:r>
        <w:rPr>
          <w:rFonts w:ascii="Times New Roman" w:hAnsi="Times New Roman" w:cs="Times New Roman" w:hint="eastAsia"/>
          <w:sz w:val="24"/>
        </w:rPr>
        <w:t>.</w:t>
      </w:r>
      <w:r>
        <w:rPr>
          <w:rFonts w:ascii="Times New Roman" w:hAnsi="Times New Roman" w:cs="Times New Roman"/>
          <w:sz w:val="24"/>
          <w:lang w:val="en-AU"/>
        </w:rPr>
        <w:t xml:space="preserve"> </w:t>
      </w:r>
      <w:r>
        <w:rPr>
          <w:rFonts w:ascii="Times New Roman" w:hAnsi="Times New Roman" w:cs="Times New Roman" w:hint="eastAsia"/>
          <w:sz w:val="24"/>
        </w:rPr>
        <w:t>(Data shown as mean and standard error. *p</w:t>
      </w:r>
      <w:r>
        <w:rPr>
          <w:rFonts w:ascii="Times New Roman" w:hAnsi="Times New Roman" w:cs="Times New Roman" w:hint="eastAsia"/>
          <w:sz w:val="24"/>
        </w:rPr>
        <w:t>＜</w:t>
      </w:r>
      <w:r>
        <w:rPr>
          <w:rFonts w:ascii="Times New Roman" w:hAnsi="Times New Roman" w:cs="Times New Roman" w:hint="eastAsia"/>
          <w:sz w:val="24"/>
        </w:rPr>
        <w:t>0.05, **</w:t>
      </w:r>
      <w:r>
        <w:rPr>
          <w:rFonts w:ascii="Times New Roman" w:hAnsi="Times New Roman" w:cs="Times New Roman"/>
          <w:sz w:val="24"/>
        </w:rPr>
        <w:t>p</w:t>
      </w:r>
      <w:r>
        <w:rPr>
          <w:rFonts w:ascii="Times New Roman" w:hAnsi="Times New Roman" w:cs="Times New Roman" w:hint="eastAsia"/>
          <w:sz w:val="24"/>
        </w:rPr>
        <w:t>＜</w:t>
      </w:r>
      <w:r>
        <w:rPr>
          <w:rFonts w:ascii="Times New Roman" w:hAnsi="Times New Roman" w:cs="Times New Roman" w:hint="eastAsia"/>
          <w:sz w:val="24"/>
        </w:rPr>
        <w:t>0.01)</w:t>
      </w:r>
    </w:p>
    <w:p w14:paraId="66E2FB6D" w14:textId="77777777" w:rsidR="00907807" w:rsidRDefault="00907807">
      <w:pPr>
        <w:rPr>
          <w:rFonts w:ascii="Times New Roman" w:hAnsi="Times New Roman" w:cs="Times New Roman"/>
          <w:sz w:val="24"/>
        </w:rPr>
      </w:pPr>
    </w:p>
    <w:p w14:paraId="093C9868" w14:textId="77777777" w:rsidR="00907807" w:rsidRDefault="00907807">
      <w:pPr>
        <w:rPr>
          <w:rFonts w:ascii="Times New Roman" w:hAnsi="Times New Roman" w:cs="Times New Roman"/>
          <w:sz w:val="24"/>
        </w:rPr>
      </w:pPr>
    </w:p>
    <w:p w14:paraId="72C319CA" w14:textId="77777777" w:rsidR="00907807" w:rsidRDefault="00907807">
      <w:pPr>
        <w:rPr>
          <w:rFonts w:ascii="Times New Roman" w:hAnsi="Times New Roman" w:cs="Times New Roman"/>
          <w:sz w:val="24"/>
        </w:rPr>
      </w:pPr>
    </w:p>
    <w:p w14:paraId="5DFCEA57" w14:textId="77777777" w:rsidR="00907807" w:rsidRDefault="000A1646">
      <w:pPr>
        <w:rPr>
          <w:rFonts w:ascii="Times New Roman" w:hAnsi="Times New Roman" w:cs="Times New Roman"/>
          <w:sz w:val="24"/>
          <w:lang w:val="en-AU"/>
        </w:rPr>
      </w:pPr>
      <w:r>
        <w:rPr>
          <w:rFonts w:ascii="Times New Roman" w:hAnsi="Times New Roman" w:cs="Times New Roman" w:hint="eastAsia"/>
          <w:noProof/>
          <w:sz w:val="24"/>
          <w:lang w:val="en-AU"/>
        </w:rPr>
        <w:lastRenderedPageBreak/>
        <w:drawing>
          <wp:inline distT="0" distB="0" distL="114300" distR="114300" wp14:anchorId="3A374FCB" wp14:editId="76FCF762">
            <wp:extent cx="5274310" cy="1551305"/>
            <wp:effectExtent l="0" t="0" r="8890" b="10795"/>
            <wp:docPr id="5" name="图片 5" descr="Figure S4-Impe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 S4-Impedance"/>
                    <pic:cNvPicPr>
                      <a:picLocks noChangeAspect="1"/>
                    </pic:cNvPicPr>
                  </pic:nvPicPr>
                  <pic:blipFill>
                    <a:blip r:embed="rId22"/>
                    <a:stretch>
                      <a:fillRect/>
                    </a:stretch>
                  </pic:blipFill>
                  <pic:spPr>
                    <a:xfrm>
                      <a:off x="0" y="0"/>
                      <a:ext cx="5274310" cy="1551305"/>
                    </a:xfrm>
                    <a:prstGeom prst="rect">
                      <a:avLst/>
                    </a:prstGeom>
                  </pic:spPr>
                </pic:pic>
              </a:graphicData>
            </a:graphic>
          </wp:inline>
        </w:drawing>
      </w:r>
    </w:p>
    <w:p w14:paraId="28302541" w14:textId="77777777" w:rsidR="00907807" w:rsidRDefault="000A1646">
      <w:pPr>
        <w:rPr>
          <w:rFonts w:ascii="Times New Roman" w:hAnsi="Times New Roman" w:cs="Times New Roman"/>
          <w:sz w:val="24"/>
          <w:lang w:val="en-AU"/>
        </w:rPr>
      </w:pPr>
      <w:r>
        <w:rPr>
          <w:rFonts w:ascii="Times New Roman" w:hAnsi="Times New Roman" w:cs="Times New Roman" w:hint="eastAsia"/>
          <w:noProof/>
          <w:sz w:val="24"/>
          <w:lang w:val="en-AU"/>
        </w:rPr>
        <w:drawing>
          <wp:inline distT="0" distB="0" distL="114300" distR="114300" wp14:anchorId="61AB663B" wp14:editId="077DDA8D">
            <wp:extent cx="5274310" cy="1533525"/>
            <wp:effectExtent l="0" t="0" r="8890" b="3175"/>
            <wp:docPr id="6" name="图片 6" descr="Figure S4-Impedance-with Bad C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 S4-Impedance-with Bad CNT"/>
                    <pic:cNvPicPr>
                      <a:picLocks noChangeAspect="1"/>
                    </pic:cNvPicPr>
                  </pic:nvPicPr>
                  <pic:blipFill>
                    <a:blip r:embed="rId23"/>
                    <a:stretch>
                      <a:fillRect/>
                    </a:stretch>
                  </pic:blipFill>
                  <pic:spPr>
                    <a:xfrm>
                      <a:off x="0" y="0"/>
                      <a:ext cx="5274310" cy="1533525"/>
                    </a:xfrm>
                    <a:prstGeom prst="rect">
                      <a:avLst/>
                    </a:prstGeom>
                  </pic:spPr>
                </pic:pic>
              </a:graphicData>
            </a:graphic>
          </wp:inline>
        </w:drawing>
      </w:r>
    </w:p>
    <w:p w14:paraId="4E1D0CB0" w14:textId="77777777" w:rsidR="00907807" w:rsidRDefault="00907807">
      <w:pPr>
        <w:rPr>
          <w:rFonts w:ascii="Times New Roman" w:hAnsi="Times New Roman" w:cs="Times New Roman"/>
          <w:sz w:val="24"/>
          <w:lang w:val="en-AU"/>
        </w:rPr>
      </w:pPr>
    </w:p>
    <w:p w14:paraId="5F3816E6" w14:textId="77777777" w:rsidR="00907807" w:rsidRDefault="000A1646">
      <w:pPr>
        <w:rPr>
          <w:rFonts w:ascii="Times New Roman" w:hAnsi="Times New Roman" w:cs="Times New Roman"/>
          <w:sz w:val="24"/>
        </w:rPr>
      </w:pPr>
      <w:r>
        <w:rPr>
          <w:rFonts w:ascii="Times New Roman" w:hAnsi="Times New Roman" w:cs="Times New Roman"/>
          <w:b/>
          <w:bCs/>
          <w:sz w:val="24"/>
        </w:rPr>
        <w:t>Figure S</w:t>
      </w:r>
      <w:r>
        <w:rPr>
          <w:rFonts w:ascii="Times New Roman" w:hAnsi="Times New Roman" w:cs="Times New Roman" w:hint="eastAsia"/>
          <w:b/>
          <w:bCs/>
          <w:sz w:val="24"/>
        </w:rPr>
        <w:t>4</w:t>
      </w:r>
      <w:r>
        <w:rPr>
          <w:rFonts w:ascii="Times New Roman" w:hAnsi="Times New Roman" w:cs="Times New Roman"/>
          <w:b/>
          <w:bCs/>
          <w:sz w:val="24"/>
        </w:rPr>
        <w:t xml:space="preserve">. </w:t>
      </w:r>
      <w:r>
        <w:rPr>
          <w:rFonts w:ascii="Times New Roman" w:hAnsi="Times New Roman" w:cs="Times New Roman"/>
          <w:b/>
          <w:bCs/>
          <w:sz w:val="24"/>
          <w:lang w:val="en-AU"/>
        </w:rPr>
        <w:t>Impedance measurement</w:t>
      </w:r>
      <w:r>
        <w:rPr>
          <w:rFonts w:ascii="Times New Roman" w:hAnsi="Times New Roman" w:cs="Times New Roman"/>
          <w:b/>
          <w:bCs/>
          <w:sz w:val="24"/>
        </w:rPr>
        <w:t>.</w:t>
      </w:r>
      <w:r>
        <w:rPr>
          <w:rFonts w:ascii="Times New Roman" w:hAnsi="Times New Roman" w:cs="Times New Roman"/>
          <w:sz w:val="24"/>
          <w:lang w:val="en-AU"/>
        </w:rPr>
        <w:t xml:space="preserve"> (</w:t>
      </w:r>
      <w:commentRangeStart w:id="590"/>
      <w:commentRangeStart w:id="591"/>
      <w:r>
        <w:rPr>
          <w:rFonts w:ascii="Times New Roman" w:hAnsi="Times New Roman" w:cs="Times New Roman"/>
          <w:sz w:val="24"/>
          <w:lang w:val="en-AU"/>
        </w:rPr>
        <w:t>a) Electrochemical impedance spectroscopy (EIS) of CNT and NUNCD/CNT electrode</w:t>
      </w:r>
      <w:commentRangeEnd w:id="590"/>
      <w:r w:rsidR="00E871EE">
        <w:rPr>
          <w:rStyle w:val="CommentReference"/>
        </w:rPr>
        <w:commentReference w:id="590"/>
      </w:r>
      <w:commentRangeEnd w:id="591"/>
      <w:r w:rsidR="0068088F">
        <w:rPr>
          <w:rStyle w:val="CommentReference"/>
        </w:rPr>
        <w:commentReference w:id="591"/>
      </w:r>
      <w:r>
        <w:rPr>
          <w:rFonts w:ascii="Times New Roman" w:hAnsi="Times New Roman" w:cs="Times New Roman"/>
          <w:sz w:val="24"/>
          <w:lang w:val="en-AU"/>
        </w:rPr>
        <w:t>. (b) Bar chart of impedance at 1kHz of CNT (n=3) and NUNCD/CNT (n=6) electrodes. (c) Percentage of</w:t>
      </w:r>
      <w:r>
        <w:rPr>
          <w:rFonts w:ascii="Times New Roman" w:hAnsi="Times New Roman" w:cs="Times New Roman"/>
          <w:sz w:val="24"/>
        </w:rPr>
        <w:t xml:space="preserve"> </w:t>
      </w:r>
      <w:r>
        <w:rPr>
          <w:rFonts w:ascii="Times New Roman" w:hAnsi="Times New Roman" w:cs="Times New Roman"/>
          <w:sz w:val="24"/>
          <w:lang w:val="en-AU"/>
        </w:rPr>
        <w:t>impedance</w:t>
      </w:r>
      <w:r>
        <w:rPr>
          <w:rFonts w:ascii="Times New Roman" w:hAnsi="Times New Roman" w:cs="Times New Roman"/>
          <w:sz w:val="24"/>
        </w:rPr>
        <w:t xml:space="preserve"> change for CNT (n=3) and NUNCD/CNT (n=3) </w:t>
      </w:r>
      <w:r>
        <w:rPr>
          <w:rFonts w:ascii="Times New Roman" w:hAnsi="Times New Roman" w:cs="Times New Roman"/>
          <w:sz w:val="24"/>
          <w:lang w:val="en-AU"/>
        </w:rPr>
        <w:t>during</w:t>
      </w:r>
      <w:r>
        <w:rPr>
          <w:rFonts w:ascii="Times New Roman" w:hAnsi="Times New Roman" w:cs="Times New Roman"/>
          <w:sz w:val="24"/>
        </w:rPr>
        <w:t xml:space="preserve"> </w:t>
      </w:r>
      <w:r>
        <w:rPr>
          <w:rFonts w:ascii="Times New Roman" w:hAnsi="Times New Roman" w:cs="Times New Roman"/>
          <w:sz w:val="24"/>
          <w:lang w:val="en-AU"/>
        </w:rPr>
        <w:t>9</w:t>
      </w:r>
      <w:r>
        <w:rPr>
          <w:rFonts w:ascii="Times New Roman" w:hAnsi="Times New Roman" w:cs="Times New Roman"/>
          <w:sz w:val="24"/>
        </w:rPr>
        <w:t>00 CV cycles stability test</w:t>
      </w:r>
      <w:r>
        <w:rPr>
          <w:rFonts w:ascii="Times New Roman" w:hAnsi="Times New Roman" w:cs="Times New Roman"/>
          <w:sz w:val="24"/>
          <w:lang w:val="en-AU"/>
        </w:rPr>
        <w:t xml:space="preserve">. </w:t>
      </w:r>
      <w:r>
        <w:rPr>
          <w:rFonts w:ascii="Times New Roman" w:hAnsi="Times New Roman" w:cs="Times New Roman"/>
          <w:sz w:val="24"/>
        </w:rPr>
        <w:t xml:space="preserve">Data shown as mean and standard </w:t>
      </w:r>
      <w:r>
        <w:rPr>
          <w:rFonts w:ascii="Times New Roman" w:hAnsi="Times New Roman" w:cs="Times New Roman" w:hint="eastAsia"/>
          <w:sz w:val="24"/>
        </w:rPr>
        <w:t>error</w:t>
      </w:r>
      <w:r>
        <w:rPr>
          <w:rStyle w:val="CommentReference"/>
          <w:lang w:val="en-AU"/>
        </w:rPr>
        <w:t>.</w:t>
      </w:r>
      <w:r>
        <w:rPr>
          <w:rFonts w:ascii="Times New Roman" w:hAnsi="Times New Roman" w:cs="Times New Roman"/>
          <w:sz w:val="24"/>
        </w:rPr>
        <w:t xml:space="preserve"> (NS: p&gt;0.05)</w:t>
      </w:r>
      <w:r>
        <w:rPr>
          <w:rFonts w:ascii="Times New Roman" w:hAnsi="Times New Roman" w:cs="Times New Roman" w:hint="eastAsia"/>
          <w:sz w:val="24"/>
        </w:rPr>
        <w:t xml:space="preserve"> </w:t>
      </w:r>
    </w:p>
    <w:p w14:paraId="7EDAEBA2" w14:textId="77777777" w:rsidR="00907807" w:rsidRDefault="00907807">
      <w:pPr>
        <w:rPr>
          <w:rFonts w:ascii="Times New Roman" w:hAnsi="Times New Roman" w:cs="Times New Roman"/>
          <w:sz w:val="24"/>
        </w:rPr>
      </w:pPr>
    </w:p>
    <w:p w14:paraId="1FBEE005" w14:textId="77777777" w:rsidR="00907807" w:rsidRDefault="00907807">
      <w:pPr>
        <w:rPr>
          <w:rFonts w:ascii="Times New Roman" w:hAnsi="Times New Roman" w:cs="Times New Roman"/>
          <w:sz w:val="24"/>
        </w:rPr>
      </w:pPr>
    </w:p>
    <w:p w14:paraId="5228EE2D" w14:textId="77777777" w:rsidR="00907807" w:rsidRDefault="00907807">
      <w:pPr>
        <w:rPr>
          <w:rFonts w:ascii="Times New Roman" w:hAnsi="Times New Roman" w:cs="Times New Roman"/>
          <w:sz w:val="24"/>
        </w:rPr>
      </w:pPr>
    </w:p>
    <w:p w14:paraId="312992E5" w14:textId="77777777" w:rsidR="00907807" w:rsidRDefault="00907807">
      <w:pPr>
        <w:rPr>
          <w:rFonts w:ascii="Times New Roman" w:hAnsi="Times New Roman" w:cs="Times New Roman"/>
          <w:sz w:val="24"/>
        </w:rPr>
      </w:pPr>
    </w:p>
    <w:p w14:paraId="677C2472" w14:textId="77777777" w:rsidR="00907807" w:rsidRDefault="000A1646">
      <w:pPr>
        <w:rPr>
          <w:rFonts w:ascii="Times New Roman" w:hAnsi="Times New Roman" w:cs="Times New Roman"/>
          <w:sz w:val="24"/>
        </w:rPr>
      </w:pPr>
      <w:r>
        <w:rPr>
          <w:rFonts w:ascii="Times New Roman" w:hAnsi="Times New Roman" w:cs="Times New Roman"/>
          <w:sz w:val="24"/>
          <w:lang w:val="en-AU"/>
        </w:rPr>
        <w:t xml:space="preserve">    </w:t>
      </w:r>
      <w:r>
        <w:rPr>
          <w:rFonts w:ascii="Times New Roman" w:hAnsi="Times New Roman" w:cs="Times New Roman" w:hint="eastAsia"/>
          <w:noProof/>
          <w:sz w:val="24"/>
        </w:rPr>
        <w:drawing>
          <wp:inline distT="0" distB="0" distL="114300" distR="114300" wp14:anchorId="02360308" wp14:editId="6D1EF909">
            <wp:extent cx="4559300" cy="1925955"/>
            <wp:effectExtent l="0" t="0" r="0" b="4445"/>
            <wp:docPr id="10" name="图片 10" descr="Figure S5-L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 S5-LoD"/>
                    <pic:cNvPicPr>
                      <a:picLocks noChangeAspect="1"/>
                    </pic:cNvPicPr>
                  </pic:nvPicPr>
                  <pic:blipFill>
                    <a:blip r:embed="rId24"/>
                    <a:stretch>
                      <a:fillRect/>
                    </a:stretch>
                  </pic:blipFill>
                  <pic:spPr>
                    <a:xfrm>
                      <a:off x="0" y="0"/>
                      <a:ext cx="4559300" cy="1925955"/>
                    </a:xfrm>
                    <a:prstGeom prst="rect">
                      <a:avLst/>
                    </a:prstGeom>
                  </pic:spPr>
                </pic:pic>
              </a:graphicData>
            </a:graphic>
          </wp:inline>
        </w:drawing>
      </w:r>
    </w:p>
    <w:p w14:paraId="6FFA6FCA" w14:textId="77777777" w:rsidR="00907807" w:rsidRDefault="00907807">
      <w:pPr>
        <w:rPr>
          <w:rFonts w:ascii="Times New Roman" w:hAnsi="Times New Roman" w:cs="Times New Roman"/>
          <w:sz w:val="24"/>
        </w:rPr>
      </w:pPr>
    </w:p>
    <w:p w14:paraId="29757505" w14:textId="77777777" w:rsidR="00907807" w:rsidRDefault="000A1646">
      <w:pPr>
        <w:rPr>
          <w:rFonts w:ascii="Times New Roman" w:hAnsi="Times New Roman" w:cs="Times New Roman"/>
          <w:sz w:val="24"/>
        </w:rPr>
      </w:pPr>
      <w:r>
        <w:rPr>
          <w:rFonts w:ascii="Times New Roman" w:hAnsi="Times New Roman" w:cs="Times New Roman"/>
          <w:b/>
          <w:bCs/>
          <w:sz w:val="24"/>
        </w:rPr>
        <w:t>Figure S</w:t>
      </w:r>
      <w:r>
        <w:rPr>
          <w:rFonts w:ascii="Times New Roman" w:hAnsi="Times New Roman" w:cs="Times New Roman"/>
          <w:b/>
          <w:bCs/>
          <w:sz w:val="24"/>
          <w:lang w:val="en-AU"/>
        </w:rPr>
        <w:t>5</w:t>
      </w:r>
      <w:r>
        <w:rPr>
          <w:rFonts w:ascii="Times New Roman" w:hAnsi="Times New Roman" w:cs="Times New Roman"/>
          <w:b/>
          <w:bCs/>
          <w:sz w:val="24"/>
        </w:rPr>
        <w:t>. Limit of detection of CNT and NUNCD/CNT (deposited at 750 °C) for dopamine sensing.</w:t>
      </w:r>
      <w:r>
        <w:rPr>
          <w:rFonts w:ascii="Times New Roman" w:hAnsi="Times New Roman" w:cs="Times New Roman"/>
          <w:sz w:val="24"/>
          <w:lang w:val="en-AU"/>
        </w:rPr>
        <w:t xml:space="preserve"> </w:t>
      </w:r>
      <w:r>
        <w:rPr>
          <w:rFonts w:ascii="Times New Roman" w:hAnsi="Times New Roman" w:cs="Times New Roman" w:hint="eastAsia"/>
          <w:sz w:val="24"/>
        </w:rPr>
        <w:t xml:space="preserve">(a) Detection limit (LoD) of CNT and NUNCD/CNT; (b) Percentage of LoD change after different durations </w:t>
      </w:r>
      <w:r>
        <w:rPr>
          <w:rFonts w:ascii="Times New Roman" w:hAnsi="Times New Roman" w:cs="Times New Roman"/>
          <w:sz w:val="24"/>
        </w:rPr>
        <w:t xml:space="preserve">of biofouling </w:t>
      </w:r>
      <w:r>
        <w:rPr>
          <w:rFonts w:ascii="Times New Roman" w:hAnsi="Times New Roman" w:cs="Times New Roman" w:hint="eastAsia"/>
          <w:sz w:val="24"/>
        </w:rPr>
        <w:t>for CNT (n</w:t>
      </w:r>
      <w:r>
        <w:rPr>
          <w:rFonts w:ascii="Times New Roman" w:hAnsi="Times New Roman" w:cs="Times New Roman"/>
          <w:sz w:val="24"/>
        </w:rPr>
        <w:t>=</w:t>
      </w:r>
      <w:r>
        <w:rPr>
          <w:rFonts w:ascii="Times New Roman" w:hAnsi="Times New Roman" w:cs="Times New Roman" w:hint="eastAsia"/>
          <w:sz w:val="24"/>
        </w:rPr>
        <w:t>3) and NUNCD/CNT (n</w:t>
      </w:r>
      <w:r>
        <w:rPr>
          <w:rFonts w:ascii="Times New Roman" w:hAnsi="Times New Roman" w:cs="Times New Roman"/>
          <w:sz w:val="24"/>
        </w:rPr>
        <w:t>=</w:t>
      </w:r>
      <w:r>
        <w:rPr>
          <w:rFonts w:ascii="Times New Roman" w:hAnsi="Times New Roman" w:cs="Times New Roman" w:hint="eastAsia"/>
          <w:sz w:val="24"/>
        </w:rPr>
        <w:t xml:space="preserve">4). </w:t>
      </w:r>
      <w:r>
        <w:rPr>
          <w:rFonts w:ascii="Times New Roman" w:hAnsi="Times New Roman" w:cs="Times New Roman"/>
          <w:sz w:val="24"/>
        </w:rPr>
        <w:t xml:space="preserve">Data shown as mean and standard </w:t>
      </w:r>
      <w:r>
        <w:rPr>
          <w:rFonts w:ascii="Times New Roman" w:hAnsi="Times New Roman" w:cs="Times New Roman" w:hint="eastAsia"/>
          <w:sz w:val="24"/>
        </w:rPr>
        <w:t>error</w:t>
      </w:r>
      <w:r>
        <w:rPr>
          <w:rFonts w:ascii="Times New Roman" w:hAnsi="Times New Roman" w:cs="Times New Roman"/>
          <w:sz w:val="24"/>
        </w:rPr>
        <w:t>. (NS: p&gt;0.05</w:t>
      </w:r>
      <w:r>
        <w:rPr>
          <w:rFonts w:ascii="Times New Roman" w:hAnsi="Times New Roman" w:cs="Times New Roman" w:hint="eastAsia"/>
          <w:sz w:val="24"/>
        </w:rPr>
        <w:t>, *p</w:t>
      </w:r>
      <w:r>
        <w:rPr>
          <w:rFonts w:ascii="Times New Roman" w:hAnsi="Times New Roman" w:cs="Times New Roman" w:hint="eastAsia"/>
          <w:sz w:val="24"/>
        </w:rPr>
        <w:t>＜</w:t>
      </w:r>
      <w:r>
        <w:rPr>
          <w:rFonts w:ascii="Times New Roman" w:hAnsi="Times New Roman" w:cs="Times New Roman" w:hint="eastAsia"/>
          <w:sz w:val="24"/>
        </w:rPr>
        <w:t>0.05, **</w:t>
      </w:r>
      <w:r>
        <w:rPr>
          <w:rFonts w:ascii="Times New Roman" w:hAnsi="Times New Roman" w:cs="Times New Roman"/>
          <w:sz w:val="24"/>
        </w:rPr>
        <w:t>p</w:t>
      </w:r>
      <w:r>
        <w:rPr>
          <w:rFonts w:ascii="Times New Roman" w:hAnsi="Times New Roman" w:cs="Times New Roman" w:hint="eastAsia"/>
          <w:sz w:val="24"/>
        </w:rPr>
        <w:t>＜</w:t>
      </w:r>
      <w:r>
        <w:rPr>
          <w:rFonts w:ascii="Times New Roman" w:hAnsi="Times New Roman" w:cs="Times New Roman" w:hint="eastAsia"/>
          <w:sz w:val="24"/>
        </w:rPr>
        <w:t>0.01</w:t>
      </w:r>
      <w:r>
        <w:rPr>
          <w:rFonts w:ascii="Times New Roman" w:hAnsi="Times New Roman" w:cs="Times New Roman"/>
          <w:sz w:val="24"/>
        </w:rPr>
        <w:t>)</w:t>
      </w:r>
      <w:r>
        <w:rPr>
          <w:rFonts w:ascii="Times New Roman" w:hAnsi="Times New Roman" w:cs="Times New Roman" w:hint="eastAsia"/>
          <w:sz w:val="24"/>
        </w:rPr>
        <w:t xml:space="preserve"> </w:t>
      </w:r>
    </w:p>
    <w:p w14:paraId="6FCEF2C4" w14:textId="77777777" w:rsidR="00907807" w:rsidRDefault="00907807">
      <w:pPr>
        <w:rPr>
          <w:rFonts w:ascii="Times New Roman" w:hAnsi="Times New Roman" w:cs="Times New Roman"/>
          <w:sz w:val="24"/>
        </w:rPr>
      </w:pPr>
    </w:p>
    <w:p w14:paraId="4F7D1921" w14:textId="77777777" w:rsidR="00907807" w:rsidRDefault="00907807">
      <w:pPr>
        <w:rPr>
          <w:rFonts w:ascii="Times New Roman" w:hAnsi="Times New Roman" w:cs="Times New Roman"/>
          <w:sz w:val="24"/>
        </w:rPr>
      </w:pPr>
    </w:p>
    <w:p w14:paraId="6A6D8F9C" w14:textId="77777777" w:rsidR="00907807" w:rsidRDefault="00907807">
      <w:pPr>
        <w:rPr>
          <w:rFonts w:ascii="Times New Roman" w:hAnsi="Times New Roman" w:cs="Times New Roman"/>
          <w:sz w:val="24"/>
        </w:rPr>
      </w:pPr>
    </w:p>
    <w:p w14:paraId="08F809A1" w14:textId="77777777" w:rsidR="00907807" w:rsidRDefault="00907807">
      <w:pPr>
        <w:rPr>
          <w:rFonts w:ascii="Times New Roman" w:hAnsi="Times New Roman" w:cs="Times New Roman"/>
          <w:sz w:val="24"/>
        </w:rPr>
      </w:pPr>
    </w:p>
    <w:p w14:paraId="2D875072" w14:textId="77777777" w:rsidR="00907807" w:rsidRDefault="000A1646">
      <w:pPr>
        <w:rPr>
          <w:rFonts w:ascii="Times New Roman" w:hAnsi="Times New Roman" w:cs="Times New Roman"/>
          <w:b/>
          <w:bCs/>
          <w:sz w:val="24"/>
          <w:lang w:val="en-AU"/>
        </w:rPr>
      </w:pPr>
      <w:r>
        <w:rPr>
          <w:rFonts w:ascii="Times New Roman" w:hAnsi="Times New Roman" w:cs="Times New Roman"/>
          <w:b/>
          <w:bCs/>
          <w:sz w:val="24"/>
        </w:rPr>
        <w:t>References</w:t>
      </w:r>
    </w:p>
    <w:p w14:paraId="640309A0" w14:textId="77777777" w:rsidR="00907807" w:rsidRDefault="00907807">
      <w:pPr>
        <w:rPr>
          <w:rFonts w:ascii="Times New Roman" w:hAnsi="Times New Roman" w:cs="Times New Roman"/>
          <w:sz w:val="24"/>
        </w:rPr>
      </w:pPr>
    </w:p>
    <w:p w14:paraId="09473CAE" w14:textId="77777777" w:rsidR="00907807" w:rsidRDefault="000A1646">
      <w:pPr>
        <w:pStyle w:val="EndNoteBibliography"/>
      </w:pPr>
      <w:r>
        <w:rPr>
          <w:rFonts w:ascii="Times New Roman" w:hAnsi="Times New Roman" w:cs="Times New Roman"/>
          <w:sz w:val="24"/>
        </w:rPr>
        <w:fldChar w:fldCharType="begin"/>
      </w:r>
      <w:r>
        <w:rPr>
          <w:rFonts w:ascii="Times New Roman" w:hAnsi="Times New Roman" w:cs="Times New Roman"/>
          <w:sz w:val="24"/>
        </w:rPr>
        <w:instrText xml:space="preserve"> ADDIN EN.REFLIST </w:instrText>
      </w:r>
      <w:r>
        <w:rPr>
          <w:rFonts w:ascii="Times New Roman" w:hAnsi="Times New Roman" w:cs="Times New Roman"/>
          <w:sz w:val="24"/>
        </w:rPr>
        <w:fldChar w:fldCharType="separate"/>
      </w:r>
      <w:r>
        <w:t>[1] H.B. Li, J.F. Wang, Y. Fang, Recent developments in multifunctional neural probes for simultaneous neural recording and modulation, Microsystems &amp; Nanoengineering 9(1) (2023).</w:t>
      </w:r>
    </w:p>
    <w:p w14:paraId="711AC011" w14:textId="77777777" w:rsidR="00907807" w:rsidRDefault="000A1646">
      <w:pPr>
        <w:pStyle w:val="EndNoteBibliography"/>
      </w:pPr>
      <w:r>
        <w:t>[2] A.M.M. Sousa, K.A. Meyer, G. Santpere, F.O. Gulden, N. Sestan, Evolution of the Human Nervous System Function, Structure, and Development, Cell 170(2) (2017) 226-247.</w:t>
      </w:r>
    </w:p>
    <w:p w14:paraId="1139B5EA" w14:textId="77777777" w:rsidR="00907807" w:rsidRDefault="000A1646">
      <w:pPr>
        <w:pStyle w:val="EndNoteBibliography"/>
      </w:pPr>
      <w:r>
        <w:t>[3] M. Arlotti, M. Colombo, A. Bonfanti, T. Mandat, M.M. Lanotte, E. Pirola, L. Borellini, P. Rampini, R. Eleopra, S. Rinaldo, L. Romito, M.L.F. Janssen, A. Priori, S. Marceglia, A New Implantable Closed-Loop Clinical Neural Interface: First Application in Parkinson's Disease, Front Neurosci 15 (2021) 763235.</w:t>
      </w:r>
    </w:p>
    <w:p w14:paraId="1764CDA4" w14:textId="77777777" w:rsidR="00907807" w:rsidRDefault="000A1646">
      <w:pPr>
        <w:pStyle w:val="EndNoteBibliography"/>
      </w:pPr>
      <w:r>
        <w:t>[4] N.C. Swann, C. de Hemptinne, S. Miocinovic, S. Qasim, J.L. Ostrem, N.B. Galifianakis, M.S. Luciano, S.S. Wang, N. Ziman, R. Taylor, P.A. Starr, Chronic multisite brain recordings from a totally implantable bidirectional neural interface: experience in 5 patients with Parkinson's disease, J Neurosurg 128(2) (2018) 605-616.</w:t>
      </w:r>
    </w:p>
    <w:p w14:paraId="2C5C4DF5" w14:textId="77777777" w:rsidR="00907807" w:rsidRDefault="000A1646">
      <w:pPr>
        <w:pStyle w:val="EndNoteBibliography"/>
      </w:pPr>
      <w:r>
        <w:t>[5] P. Romanelli, M. Piangerelli, D. Ratel, C. Gaude, T. Costecalde, C. Puttilli, M. Picciafuoco, A. Benabid, N. Torres, A novel neural prosthesis providing long-term electrocorticography recording and cortical stimulation for epilepsy and brain-computer interface, J Neurosurg 130(4) (2019) 1166-1179.</w:t>
      </w:r>
    </w:p>
    <w:p w14:paraId="76058FD6" w14:textId="77777777" w:rsidR="00907807" w:rsidRDefault="000A1646">
      <w:pPr>
        <w:pStyle w:val="EndNoteBibliography"/>
      </w:pPr>
      <w:r>
        <w:t>[6] J.J. Ferrero, A.R. Hassan, Z.L. Yu, Z.F. Zhao, L. Ma, C.Y. Wu, S. Shao, T. Kawano, J. Engel, W. Doyle, O. Devinsky, D. Khodagholy, J.N. Gelinas, Closed-loop electrical stimulation prevents focal epilepsy progression and long-term memory impairment, Nat Neurosci  (2025).</w:t>
      </w:r>
    </w:p>
    <w:p w14:paraId="06D41278" w14:textId="77777777" w:rsidR="00907807" w:rsidRDefault="000A1646">
      <w:pPr>
        <w:pStyle w:val="EndNoteBibliography"/>
      </w:pPr>
      <w:r>
        <w:t>[7] H. Lorach, A. Galvez, V. Spagnolo, F. Martel, S. Karakas, N. Intering, M. Vat, O. Faivre, C. Harte, S. Komi, J. Ravier, T. Collin, L. Coquoz, I. Sakr, E. Baaklini, S.D. Hernandez-Charpak, G. Dumont, R. Buschman, N. Buse, T. Denison, I. van Nes, L. Asboth, A. Watrin, L. Struber, F. Sauter-Starace, L. Langar, V. Auboiroux, S. Carda, S. Chabardes, T. Aksenova, R. Demesmaeker, G. Charvet, J. Bloch, G. Courtine, Walking naturally after spinal cord injury using a brain-spine interface, Nature 618(7963) (2023) 126-+.</w:t>
      </w:r>
    </w:p>
    <w:p w14:paraId="5EC49BAB" w14:textId="77777777" w:rsidR="00907807" w:rsidRDefault="000A1646">
      <w:pPr>
        <w:pStyle w:val="EndNoteBibliography"/>
      </w:pPr>
      <w:r>
        <w:t>[8] X. Chen, F. Wang, E. Fernandez, P.R. Roelfsema, Shape perception via a high-channel-count neuroprosthesis in monkey visual cortex, Science 370(6521) (2020) 1191-1196.</w:t>
      </w:r>
    </w:p>
    <w:p w14:paraId="05AE2863" w14:textId="77777777" w:rsidR="00907807" w:rsidRDefault="000A1646">
      <w:pPr>
        <w:pStyle w:val="EndNoteBibliography"/>
      </w:pPr>
      <w:r>
        <w:t>[9] M. Wairagkar, N.S. Card, T. Singer-Clark, X.D. Hou, C. Iacobacci, L.M. Miller, L.R. Hochberg, D.M. Brandman, S.D. Stavisky, An instantaneous voice-synthesis neuroprosthesis, Nature  (2025).</w:t>
      </w:r>
    </w:p>
    <w:p w14:paraId="60E09457" w14:textId="77777777" w:rsidR="00907807" w:rsidRDefault="000A1646">
      <w:pPr>
        <w:pStyle w:val="EndNoteBibliography"/>
      </w:pPr>
      <w:r>
        <w:t>[10] H.F. Azgomi, K.H. Louie, J.E. Bath, K.N. Presbrey, J.P. Balakid, J.H. Marks, T.A. Wozny, N.B. Galifianakis, M. San Luciano, S. Little, P.A. Starr, D.D. Wang, Modeling and optimizing deep brain stimulation to enhance gait in Parkinson's disease: personalized treatment with neurophysiological insights, Npj Parkinsons Dis 11(1) (2025).</w:t>
      </w:r>
    </w:p>
    <w:p w14:paraId="6755D020" w14:textId="77777777" w:rsidR="00907807" w:rsidRDefault="000A1646">
      <w:pPr>
        <w:pStyle w:val="EndNoteBibliography"/>
      </w:pPr>
      <w:r>
        <w:t>[11] D.N. Candrea, S.M.Y. Shah, S.Y. Luo, M. Angrick, Q. Rabbani, C. Coogan, G.W. Milsap, K.C. Nathan, B.A. Wester, W.S. Anderson, K.R. Rosenblatt, A. Uchil, L. Clawson, N.J. Maragakis, M.J. Vansteensel, F.V. Tenore, N.F. Ramsey, M.S. Fifer, N.E. Crone, A click-based electrocorticographic brain-computer interface enables long-term high-performance switch scan spelling, Commun Med-London 4(1) (2024).</w:t>
      </w:r>
    </w:p>
    <w:p w14:paraId="3ECA4750" w14:textId="77777777" w:rsidR="00907807" w:rsidRDefault="000A1646">
      <w:pPr>
        <w:pStyle w:val="EndNoteBibliography"/>
      </w:pPr>
      <w:r>
        <w:t>[12] R. Chen, A. Canales, P. Anikeeva, Neural recording and modulation technologies, Nat Rev Mater 2(2) (2017).</w:t>
      </w:r>
    </w:p>
    <w:p w14:paraId="7B34D6D5" w14:textId="77777777" w:rsidR="00907807" w:rsidRDefault="000A1646">
      <w:pPr>
        <w:pStyle w:val="EndNoteBibliography"/>
      </w:pPr>
      <w:r>
        <w:t>[13] H.R. Chong, Y. Ranjbar-Slamloo, M.Z.H. Ho, X. Ouyang, T. Kamigaki, Functional alterations of the prefrontal circuit underlying cognitive aging in mice, Nat Commun 14(1) (2023).</w:t>
      </w:r>
    </w:p>
    <w:p w14:paraId="3DEFFFFE" w14:textId="77777777" w:rsidR="00907807" w:rsidRDefault="000A1646">
      <w:pPr>
        <w:pStyle w:val="EndNoteBibliography"/>
      </w:pPr>
      <w:r>
        <w:t>[14] N.A. Steinmetz, C. Aydin, A. Lebedeva, M. Okun, M. Pachitariu, M. Bauza, M. Beau, J. Bhagat, C. Böhm, M. Broux, S.S. Chen, J. Colonell, R.J. Gardner, B. Karsh, F. Kloosterman, D. Kostadinov, C. Mora-</w:t>
      </w:r>
      <w:r>
        <w:lastRenderedPageBreak/>
        <w:t>Lopez, J. O'Callaghan, J. Park, J. Putzeys, B. Sauerbrei, R.J.J. van Daal, A.Z. Vollan, S.W. Wang, M. Welkenhuysen, Z.W. Ye, J.T. Dudman, B. Dutta, A.W. Hantman, K.D. Harris, A.K. Lee, E. Moser, J. O'Keefe, A. Renart, K. Svoboda, M. Häusser, S. Haesler, M. Carandini, T.D. Harris, Neuropixels 2.0: A miniaturized high-density probe for stable, long-term brain recordings, Science 372(6539) (2021) 258-+.</w:t>
      </w:r>
    </w:p>
    <w:p w14:paraId="1FC6DDA3" w14:textId="77777777" w:rsidR="00907807" w:rsidRDefault="000A1646">
      <w:pPr>
        <w:pStyle w:val="EndNoteBibliography"/>
      </w:pPr>
      <w:r>
        <w:t>[15] Z.T. Zhao, H.L. Zhu, X. Li, L.Y. Sun, F. He, J.E. Chung, D.F. Liu, L. Frank, L. Luan, C. Xie, Ultraflexible electrode arrays for months-long high-density electrophysiological mapping of thousands of neurons in rodents, Nature Biomedical Engineering 7(4) (2023) 520-+.</w:t>
      </w:r>
    </w:p>
    <w:p w14:paraId="22D2CFEA" w14:textId="77777777" w:rsidR="00907807" w:rsidRDefault="000A1646">
      <w:pPr>
        <w:pStyle w:val="EndNoteBibliography"/>
      </w:pPr>
      <w:r>
        <w:t>[16] E.M. Song, J.H. Li, S.M. Won, W.B. Bai, J.A. Rogers, Materials for flexible bioelectronic systems as chronic neural interfaces, Nature Materials 19(6) (2020) 590-603.</w:t>
      </w:r>
    </w:p>
    <w:p w14:paraId="0946C779" w14:textId="77777777" w:rsidR="00907807" w:rsidRDefault="000A1646">
      <w:pPr>
        <w:pStyle w:val="EndNoteBibliography"/>
      </w:pPr>
      <w:r>
        <w:t>[17] A. Ghazavi, S.F. Cogan, Ultramicro-sized sputtered iridium oxide electrodes in buffered saline: Behavior, stability, and the effect of the perimeter to area ratio on their electrochemical properties, Electrochim Acta 423 (2022).</w:t>
      </w:r>
    </w:p>
    <w:p w14:paraId="734AB14E" w14:textId="77777777" w:rsidR="00907807" w:rsidRDefault="000A1646">
      <w:pPr>
        <w:pStyle w:val="EndNoteBibliography"/>
      </w:pPr>
      <w:r>
        <w:t>[18] Y.H. Kim, G.H. Kim, M.S. Kim, S.D. Jung, Iridium Oxide-Electrodeposited Nanoporous Gold Multielectrode Array with Enhanced Stimulus Efficacy, Nano Lett 16(11) (2016) 7163-7168.</w:t>
      </w:r>
    </w:p>
    <w:p w14:paraId="41332534" w14:textId="77777777" w:rsidR="00907807" w:rsidRDefault="000A1646">
      <w:pPr>
        <w:pStyle w:val="EndNoteBibliography"/>
      </w:pPr>
      <w:r>
        <w:t>[19] M. Ganji, A. Tanaka, V. Gilja, E. Halgren, S.A. Dayeh, Scaling Effects on the Electrochemical Stimulation Performance of Au, Pt, and PEDOT:PSS Electrocorticography Arrays, Adv Funct Mater 27(42) (2017).</w:t>
      </w:r>
    </w:p>
    <w:p w14:paraId="0BD188D9" w14:textId="77777777" w:rsidR="00907807" w:rsidRDefault="000A1646">
      <w:pPr>
        <w:pStyle w:val="EndNoteBibliography"/>
      </w:pPr>
      <w:r>
        <w:t>[20] A.R. Harris, M. Ruslim, H.K. Xin, Z.Y. Shen, J.Y. Liu, T. Spencer, D. Garrett, D.B. Grayden, S.E. John, Endovascular neural stimulation with platinum and platinum black modified electrodes, Sci Rep-Uk 15(1) (2025).</w:t>
      </w:r>
    </w:p>
    <w:p w14:paraId="2459CA80" w14:textId="77777777" w:rsidR="00907807" w:rsidRDefault="000A1646">
      <w:pPr>
        <w:pStyle w:val="EndNoteBibliography"/>
      </w:pPr>
      <w:r>
        <w:t>[21] A. Güemes, A. Dominguez-Alfaro, R. Mizuta, S. Velasco-Bosom, A. Carnicer-Lombarte, D.G. Barone, D. Mecerreyes, G. Malliaras, Electrodeposition of PEDOT:ClO</w:t>
      </w:r>
    </w:p>
    <w:p w14:paraId="58FD8A94" w14:textId="77777777" w:rsidR="00907807" w:rsidRDefault="000A1646">
      <w:pPr>
        <w:pStyle w:val="EndNoteBibliography"/>
      </w:pPr>
      <w:r>
        <w:t xml:space="preserve"> on non-noble tungsten microwire for nerve and brain recordings, Mater Adv 4(24) (2023) 6741-6753.</w:t>
      </w:r>
    </w:p>
    <w:p w14:paraId="312AEAD5" w14:textId="77777777" w:rsidR="00907807" w:rsidRDefault="000A1646">
      <w:pPr>
        <w:pStyle w:val="EndNoteBibliography"/>
      </w:pPr>
      <w:r>
        <w:t>[22] S.F. Cogan, Neural stimulation and recording electrodes, Annu Rev Biomed Eng 10 (2008) 275-309.</w:t>
      </w:r>
    </w:p>
    <w:p w14:paraId="2C45D119" w14:textId="77777777" w:rsidR="00907807" w:rsidRDefault="000A1646">
      <w:pPr>
        <w:pStyle w:val="EndNoteBibliography"/>
      </w:pPr>
      <w:r>
        <w:t>[23] E. Patrick, M.E. Orazem, J.C. Sanchez, T. Nishida, Corrosion of tungsten microelectrodes used in neural recording applications, J Neurosci Meth 198(2) (2011) 158-171.</w:t>
      </w:r>
    </w:p>
    <w:p w14:paraId="3D298438" w14:textId="77777777" w:rsidR="00907807" w:rsidRDefault="000A1646">
      <w:pPr>
        <w:pStyle w:val="EndNoteBibliography"/>
      </w:pPr>
      <w:r>
        <w:t>[24] D.D. Shah, P. Carter, M.N. Shivdasani, N. Fong, W.L. Duan, D. Esrafilzadeh, L.A. Poole-Warren, U.A.A. Robles, Deciphering platinum dissolution in neural stimulation electrodes: Electrochemistry or biology?, Biomaterials 309 (2024).</w:t>
      </w:r>
    </w:p>
    <w:p w14:paraId="3F2BFC58" w14:textId="77777777" w:rsidR="00907807" w:rsidRDefault="000A1646">
      <w:pPr>
        <w:pStyle w:val="EndNoteBibliography"/>
      </w:pPr>
      <w:r>
        <w:t>[25] T. Blank, A.M. Ahrens, C. Klose, D. Canadinç, T. Lenarz, H.J. Maier, Investigating mechanical deformation's role in cochlear implant durability, Plos One 19(7) (2024).</w:t>
      </w:r>
    </w:p>
    <w:p w14:paraId="7DCA1B55" w14:textId="77777777" w:rsidR="00907807" w:rsidRDefault="000A1646">
      <w:pPr>
        <w:pStyle w:val="EndNoteBibliography"/>
      </w:pPr>
      <w:r>
        <w:t>[26] T. Blank, S. Behrens, E.F. Lange, C. Klose, D. Canadinc, M. Durisin, T. Lenarz, H.J. Maier, The influence of microstructure on the corrosion behavior of platinum used for cochlea implant electrodes, Corros Sci 246 (2025).</w:t>
      </w:r>
    </w:p>
    <w:p w14:paraId="73074102" w14:textId="77777777" w:rsidR="00907807" w:rsidRDefault="000A1646">
      <w:pPr>
        <w:pStyle w:val="EndNoteBibliography"/>
      </w:pPr>
      <w:r>
        <w:t>[27] R.K. Shepherd, P.M. Carter, A.N. Dalrymple, Y.L. Enke, A.K. Wise, T. Nguyen, J. Firth, A. Thompson, J.B. Fallon, Platinum dissolution and tissue response following long-term electrical stimulation at high charge densities, J Neural Eng 18(3) (2021).</w:t>
      </w:r>
    </w:p>
    <w:p w14:paraId="48B532D5" w14:textId="77777777" w:rsidR="00907807" w:rsidRDefault="000A1646">
      <w:pPr>
        <w:pStyle w:val="EndNoteBibliography"/>
      </w:pPr>
      <w:r>
        <w:t>[28] R.K. Shepherd, P.M. Carter, Y.L. Enke, A.K. Wise, J.B. Fallon, Chronic intracochlear electrical stimulation at high charge densities results in platinum dissolution but not neural loss or functional changes, J Neural Eng 16(2) (2019).</w:t>
      </w:r>
    </w:p>
    <w:p w14:paraId="2EF09F6C" w14:textId="77777777" w:rsidR="00907807" w:rsidRDefault="000A1646">
      <w:pPr>
        <w:pStyle w:val="EndNoteBibliography"/>
      </w:pPr>
      <w:r>
        <w:t>[29] R.A. Green, N.H. Lovell, G.G. Wallace, L.A. Poole-Warren, Conducting polymers for neural interfaces: Challenges in developing an effective long-term implant, Biomaterials 29(24-25) (2008) 3393-3399.</w:t>
      </w:r>
    </w:p>
    <w:p w14:paraId="0AA637A0" w14:textId="77777777" w:rsidR="00907807" w:rsidRDefault="000A1646">
      <w:pPr>
        <w:pStyle w:val="EndNoteBibliography"/>
      </w:pPr>
      <w:r>
        <w:t>[30] N. Wu, S. Wan, S. Su, H.Z. Huang, G.B. Dou, L.T. Sun, Electrode materials for brain-machine interface: A review, Infomat 3(11) (2021) 1174-1194.</w:t>
      </w:r>
    </w:p>
    <w:p w14:paraId="037DA1ED" w14:textId="77777777" w:rsidR="00907807" w:rsidRDefault="000A1646">
      <w:pPr>
        <w:pStyle w:val="EndNoteBibliography"/>
      </w:pPr>
      <w:r>
        <w:lastRenderedPageBreak/>
        <w:t>[31] H. Shi, C.C. Liu, Q.L. Jiang, J.K. Xu, Effective Approaches to Improve the Electrical Conductivity of PEDOT:PSS: A Review, Adv Electron Mater 1(4) (2015).</w:t>
      </w:r>
    </w:p>
    <w:p w14:paraId="38FFD57E" w14:textId="77777777" w:rsidR="00907807" w:rsidRDefault="000A1646">
      <w:pPr>
        <w:pStyle w:val="EndNoteBibliography"/>
      </w:pPr>
      <w:r>
        <w:t>[32] S.M. Richardson-Burns, J.L. Hendricks, D.C. Martin, Electrochemical polymerization of conducting polymers in living neural tissue, J Neural Eng 4(2) (2007) L6-L13.</w:t>
      </w:r>
    </w:p>
    <w:p w14:paraId="63D87B1C" w14:textId="77777777" w:rsidR="00907807" w:rsidRDefault="000A1646">
      <w:pPr>
        <w:pStyle w:val="EndNoteBibliography"/>
      </w:pPr>
      <w:r>
        <w:t>[33] D.R. Merrill, M. Bikson, J.G.R. Jefferys, Electrical stimulation of excitable tissue: design of efficacious and safe protocols, J Neurosci Meth 141(2) (2005) 171-198.</w:t>
      </w:r>
    </w:p>
    <w:p w14:paraId="77CDB13B" w14:textId="77777777" w:rsidR="00907807" w:rsidRDefault="000A1646">
      <w:pPr>
        <w:pStyle w:val="EndNoteBibliography"/>
      </w:pPr>
      <w:r>
        <w:t>[34] R. Green, M.R. Abidian, Conducting Polymers for Neural Prosthetic and Neural Interface Applications, Advanced Materials 27(46) (2015) 7620-7637.</w:t>
      </w:r>
    </w:p>
    <w:p w14:paraId="4FE828D6" w14:textId="77777777" w:rsidR="00907807" w:rsidRDefault="000A1646">
      <w:pPr>
        <w:pStyle w:val="EndNoteBibliography"/>
      </w:pPr>
      <w:r>
        <w:t>[35] S. Capuani, G. Malgir, C.Y.X. Chua, A. Grattoni, Advanced strategies to thwart foreign body response to implantable devices, Bioeng Transl Med 7(3) (2022).</w:t>
      </w:r>
    </w:p>
    <w:p w14:paraId="4A54E9C5" w14:textId="77777777" w:rsidR="00907807" w:rsidRDefault="000A1646">
      <w:pPr>
        <w:pStyle w:val="EndNoteBibliography"/>
      </w:pPr>
      <w:r>
        <w:t>[36] M.B. Christensen, S.M. Pearce, N.M. Ledbetter, D.J. Warren, G.A. Clark, P.A. Tresco, The foreign body response to the Utah Slant Electrode Array in the cat sciatic nerve, Acta Biomater 10(11) (2014) 4650-4660.</w:t>
      </w:r>
    </w:p>
    <w:p w14:paraId="29B4DFA6" w14:textId="77777777" w:rsidR="00907807" w:rsidRDefault="000A1646">
      <w:pPr>
        <w:pStyle w:val="EndNoteBibliography"/>
      </w:pPr>
      <w:r>
        <w:t>[37] H.S. Sohal, G.J. Clowry, A. Jackson, A. O'Neill, S.N. Baker, Mechanical Flexibility Reduces the Foreign Body Response to Long-Term Implanted Microelectrodes in Rabbit Cortex, Plos One 11(10) (2016).</w:t>
      </w:r>
    </w:p>
    <w:p w14:paraId="561B9FF0" w14:textId="77777777" w:rsidR="00907807" w:rsidRDefault="000A1646">
      <w:pPr>
        <w:pStyle w:val="EndNoteBibliography"/>
      </w:pPr>
      <w:r>
        <w:t>[38] D. Prodanov, J. Delbeke, Mechanical and Biological Interactions of Implants with the Brain and Their Impact on Implant Design, Front Neurosci-Switz 10 (2016).</w:t>
      </w:r>
    </w:p>
    <w:p w14:paraId="7303DC67" w14:textId="77777777" w:rsidR="00907807" w:rsidRDefault="000A1646">
      <w:pPr>
        <w:pStyle w:val="EndNoteBibliography"/>
      </w:pPr>
      <w:r>
        <w:t>[39] D.H. Szarowski, M.D. Andersen, S. Retterer, A.J. Spence, M. Isaacson, H.G. Craighead, J.N. Turner, W. Shain, Brain responses to micro-machined silicon devices, Brain Res 983(1-2) (2003) 23-35.</w:t>
      </w:r>
    </w:p>
    <w:p w14:paraId="627A51A1" w14:textId="77777777" w:rsidR="00907807" w:rsidRDefault="000A1646">
      <w:pPr>
        <w:pStyle w:val="EndNoteBibliography"/>
      </w:pPr>
      <w:r>
        <w:t>[40] L. Grand, L. Wittner, S. Herwik, E. Göthelid, P. Ruther, S. Oscarsson, H. Neves, B. Dombovári, R. Csercsa, G. Karmos, I. Ulbert, Short and long term biocompatibility of NeuroProbes silicon probes, J Neurosci Meth 189(2) (2010) 216-229.</w:t>
      </w:r>
    </w:p>
    <w:p w14:paraId="1005C915" w14:textId="77777777" w:rsidR="00907807" w:rsidRDefault="000A1646">
      <w:pPr>
        <w:pStyle w:val="EndNoteBibliography"/>
      </w:pPr>
      <w:r>
        <w:t>[41] A. Carnicer-Lombarte, S.-T. Chen, G.G. Malliaras, D.G. Barone, Foreign body reaction to implanted biomaterials and its impact in nerve neuroprosthetics, Frontiers in Bioengineering and Biotechnology  (2021) 271.</w:t>
      </w:r>
    </w:p>
    <w:p w14:paraId="1DB8C3CC" w14:textId="77777777" w:rsidR="00907807" w:rsidRDefault="000A1646">
      <w:pPr>
        <w:pStyle w:val="EndNoteBibliography"/>
      </w:pPr>
      <w:r>
        <w:t>[42] M. Gori, G. Vadalà, S.M. Giannitelli, V. Denaro, G. Di Pino, Biomedical and Tissue Engineering Strategies to Control Foreign Body Reaction to Invasive Neural Electrodes, Frontiers in Bioengineering and Biotechnology 9 (2021).</w:t>
      </w:r>
    </w:p>
    <w:p w14:paraId="5C639D25" w14:textId="77777777" w:rsidR="00907807" w:rsidRDefault="000A1646">
      <w:pPr>
        <w:pStyle w:val="EndNoteBibliography"/>
      </w:pPr>
      <w:r>
        <w:t>[43] F. Lotti, F. Ranieri, G. Vadalà, L. Zollo, G. Di Pino, Invasive Intraneural Interfaces: Foreign Body Reaction Issues, Front Neurosci-Switz 11 (2017).</w:t>
      </w:r>
    </w:p>
    <w:p w14:paraId="02F838EF" w14:textId="77777777" w:rsidR="00907807" w:rsidRDefault="000A1646">
      <w:pPr>
        <w:pStyle w:val="EndNoteBibliography"/>
      </w:pPr>
      <w:r>
        <w:t>[44] J.W. Salatino, K.A. Ludwig, T.D. Kozai, E.K. Purcell, Glial responses to implanted electrodes in the brain, Nature biomedical engineering 1(11) (2017) 862-877.</w:t>
      </w:r>
    </w:p>
    <w:p w14:paraId="652DEAD0" w14:textId="77777777" w:rsidR="00907807" w:rsidRDefault="000A1646">
      <w:pPr>
        <w:pStyle w:val="EndNoteBibliography"/>
      </w:pPr>
      <w:r>
        <w:t>[45] K. Tybrandt, D. Khodagholy, B. Dielacher, F. Stauffer, A.F. Renz, G. Buzsáki, J. Vörös, High-Density Stretchable Electrode Grids for Chronic Neural Recording, Advanced Materials 30(15) (2018).</w:t>
      </w:r>
    </w:p>
    <w:p w14:paraId="72BEB87F" w14:textId="77777777" w:rsidR="00907807" w:rsidRDefault="000A1646">
      <w:pPr>
        <w:pStyle w:val="EndNoteBibliography"/>
      </w:pPr>
      <w:r>
        <w:t>[46] L. Ferlauto, M.J.I.A. Leccardi, N.A.L. Chenais, S.C.A. Gilliéron, P. Vagni, M. Bevilacqua, T.J. Wolfensberger, K. Sivula, D. Ghezzi, Design and validation of a foldable and photovoltaic wide-field epiretinal prosthesis, Nat Commun 9 (2018).</w:t>
      </w:r>
    </w:p>
    <w:p w14:paraId="495649A9" w14:textId="77777777" w:rsidR="00907807" w:rsidRDefault="000A1646">
      <w:pPr>
        <w:pStyle w:val="EndNoteBibliography"/>
      </w:pPr>
      <w:r>
        <w:t>[47] W.G. Chung, J. Jang, G. Cui, S.H. Lee, H. Jeong, H.S. Kang, H. Seo, S. Kim, E. Kim, J.W. Lee, S.G. Lee, S.H. Byeon, J.U. Park, Liquid-metal-based three-dimensional microelectrode arrays integrated with implantable ultrathin retinal prosthesis for vision restoration, Nat Nanotechnol 19(5) (2024).</w:t>
      </w:r>
    </w:p>
    <w:p w14:paraId="215ABAE0" w14:textId="77777777" w:rsidR="00907807" w:rsidRDefault="000A1646">
      <w:pPr>
        <w:pStyle w:val="EndNoteBibliography"/>
      </w:pPr>
      <w:r>
        <w:t>[48] S.Y. Wei, A.Q. Jiang, H.J. Sun, J.J. Zhu, S.Y. Jia, X.J. Liu, Z. Xu, J. Zhang, Y.Y. Shang, X.F. Fu, G. Li, P.X. Wang, Z.Y. Xia, T.Z. Jiang, A.Y. Cao, X.J. Duan, Shape-changing electrode array for minimally invasive large-scale intracranial brain activity mapping, Nat Commun 15(1) (2024).</w:t>
      </w:r>
    </w:p>
    <w:p w14:paraId="64468F72" w14:textId="77777777" w:rsidR="00907807" w:rsidRDefault="000A1646">
      <w:pPr>
        <w:pStyle w:val="EndNoteBibliography"/>
      </w:pPr>
      <w:r>
        <w:t xml:space="preserve">[49] J. Hu, R.F. Hossain, Z.S. Navabi, A. Tillery, M. Laroque, P.D. Donaldson, S.L. Swisher, S.B. </w:t>
      </w:r>
      <w:r>
        <w:lastRenderedPageBreak/>
        <w:t>Kodandaramaiah, Fully desktop fabricated flexible graphene electrocorticography (ECoG) arrays, J Neural Eng 20(1) (2023).</w:t>
      </w:r>
    </w:p>
    <w:p w14:paraId="6B07C22B" w14:textId="77777777" w:rsidR="00907807" w:rsidRDefault="000A1646">
      <w:pPr>
        <w:pStyle w:val="EndNoteBibliography"/>
      </w:pPr>
      <w:r>
        <w:t>[50] D. Khodagholy, J.N. Gelinas, T. Thesen, W. Doyle, O. Devinsky, G.G. Malliaras, G. Buzsáki, NeuroGrid: recording action potentials from the surface of the brain, Nat Neurosci 18(2) (2015) 310-315.</w:t>
      </w:r>
    </w:p>
    <w:p w14:paraId="37B7ED5C" w14:textId="77777777" w:rsidR="00907807" w:rsidRDefault="000A1646">
      <w:pPr>
        <w:pStyle w:val="EndNoteBibliography"/>
      </w:pPr>
      <w:r>
        <w:t>[51] C.Q. Dong, A. Carnicer-Lombarte, F. Bonafè, B.T. Huang, S. Middya, A. Jin, X.D. Tao, S. Han, M. Bance, D.G. Barone, B. Fraboni, G.G. Malliaras, Electrochemically actuated microelectrodes for minimally invasive peripheral nerve interfaces, Nature Materials 23(7) (2024).</w:t>
      </w:r>
    </w:p>
    <w:p w14:paraId="43A31029" w14:textId="77777777" w:rsidR="00907807" w:rsidRDefault="000A1646">
      <w:pPr>
        <w:pStyle w:val="EndNoteBibliography"/>
      </w:pPr>
      <w:r>
        <w:t>[52] M. Devi, M. Vomero, E. Fuhrer, E. Castagnola, C. Gueli, S. Nimbalkar, M. Hirabayashi, S. Kassegne, T. Stieglitz, S. Sharma, Carbon-based neural electrodes: promises and challenges, J Neural Eng 18(4) (2021).</w:t>
      </w:r>
    </w:p>
    <w:p w14:paraId="6660F626" w14:textId="77777777" w:rsidR="00907807" w:rsidRDefault="000A1646">
      <w:pPr>
        <w:pStyle w:val="EndNoteBibliography"/>
      </w:pPr>
      <w:r>
        <w:t>[53] M. Hejazi, W. Tong, M.R. Ibbotson, S. Prawer, D.J. Garrett, Advances in Carbon-Based Microfiber Electrodes for Neural Interfacing, Front Neurosci 15 (2021) 658703.</w:t>
      </w:r>
    </w:p>
    <w:p w14:paraId="4EC9BDBF" w14:textId="77777777" w:rsidR="00907807" w:rsidRDefault="000A1646">
      <w:pPr>
        <w:pStyle w:val="EndNoteBibliography"/>
      </w:pPr>
      <w:r>
        <w:t>[54] D.J. Garrett, K. Ganesan, A. Stacey, K. Fox, H. Meffin, S. Prawer, Ultra-nanocrystalline diamond electrodes: optimization towards neural stimulation applications, J Neural Eng 9(1) (2012) 016002.</w:t>
      </w:r>
    </w:p>
    <w:p w14:paraId="720A33ED" w14:textId="77777777" w:rsidR="00907807" w:rsidRDefault="000A1646">
      <w:pPr>
        <w:pStyle w:val="EndNoteBibliography"/>
      </w:pPr>
      <w:r>
        <w:t>[55] W. Tong, K. Fox, A. Zamani, A.M. Turnley, K. Ganesan, A. Ahnood, R. Cicione, H. Meffin, S. Prawer, A. Stacey, D.J. Garrett, Optimizing growth and post treatment of diamond for high capacitance neural interfaces, Biomaterials 104 (2016) 32-42.</w:t>
      </w:r>
    </w:p>
    <w:p w14:paraId="5867A784" w14:textId="77777777" w:rsidR="00907807" w:rsidRDefault="000A1646">
      <w:pPr>
        <w:pStyle w:val="EndNoteBibliography"/>
      </w:pPr>
      <w:r>
        <w:t>[56] S. Falahatdoost, Y.D.J. Prawer, D. Peng, A. Chambers, H. Zhan, L. Pope, A. Stacey, A. Ahnood, H.N. Al Hashem, S.E. De Leon, D.J. Garrett, K. Fox, M.B. Clark, M.R. Ibbotson, S. Prawer, W. Tong, Control of Neuronal Survival and Development Using Conductive Diamond, ACS Appl Mater Interfaces 16(4) (2024) 4361-4374.</w:t>
      </w:r>
    </w:p>
    <w:p w14:paraId="4A9A65CB" w14:textId="77777777" w:rsidR="00907807" w:rsidRDefault="000A1646">
      <w:pPr>
        <w:pStyle w:val="EndNoteBibliography"/>
      </w:pPr>
      <w:r>
        <w:t>[57] D.J. Garrett, A.L. Saunders, C. McGowan, J. Specks, K. Ganesan, H. Meffin, R.A. Williams, D.A. Nayagam, In vivo biocompatibility of boron doped and nitrogen included conductive-diamond for use in medical implants, J Biomed Mater Res B Appl Biomater 104(1) (2016) 19-26.</w:t>
      </w:r>
    </w:p>
    <w:p w14:paraId="35253243" w14:textId="77777777" w:rsidR="00907807" w:rsidRDefault="000A1646">
      <w:pPr>
        <w:pStyle w:val="EndNoteBibliography"/>
      </w:pPr>
      <w:r>
        <w:t>[58] S. Falahatdoost, A. Chambers, A. Stacey, H.N. Al Hashem, A. Nadarajah, S. Prawer, A. Ahnood, Enhanced electrochemical capacitance of nitrogen-doped ultrananocrystalline diamond through oxygen treatment, Applied Surface Science 543 (2021).</w:t>
      </w:r>
    </w:p>
    <w:p w14:paraId="3F903A22" w14:textId="77777777" w:rsidR="00907807" w:rsidRDefault="000A1646">
      <w:pPr>
        <w:pStyle w:val="EndNoteBibliography"/>
      </w:pPr>
      <w:r>
        <w:rPr>
          <w:rFonts w:hint="eastAsia"/>
        </w:rPr>
        <w:t>[59] Y. Yao, A. Ahnood, A. Chambers, W. Tong, S. Prawer, Nitrogen</w:t>
      </w:r>
      <w:r>
        <w:rPr>
          <w:rFonts w:hint="eastAsia"/>
        </w:rPr>
        <w:t>‐</w:t>
      </w:r>
      <w:r>
        <w:rPr>
          <w:rFonts w:hint="eastAsia"/>
        </w:rPr>
        <w:t>Doped Ultrananocrystalline Diamond</w:t>
      </w:r>
      <w:r>
        <w:rPr>
          <w:rFonts w:hint="eastAsia"/>
        </w:rPr>
        <w:t>–</w:t>
      </w:r>
      <w:r>
        <w:rPr>
          <w:rFonts w:hint="eastAsia"/>
        </w:rPr>
        <w:t>O</w:t>
      </w:r>
      <w:r>
        <w:t>ptoelectronic Biointerface for Wireless Neuronal Stimulation, Advanced Healthcare Materials  (2025) 2403901.</w:t>
      </w:r>
    </w:p>
    <w:p w14:paraId="238B4FF6" w14:textId="77777777" w:rsidR="00907807" w:rsidRDefault="000A1646">
      <w:pPr>
        <w:pStyle w:val="EndNoteBibliography"/>
      </w:pPr>
      <w:r>
        <w:t>[60] M.E.M. Stamp, W. Tong, K. Ganesan, S. Prawer, M.R. Ibbotson, D.J. Garrett, 3D Diamond Electrode Array for High-Acuity Stimulation in Neural Tissue, Acs Applied Bio Materials 3(3) (2020) 1544-1552.</w:t>
      </w:r>
    </w:p>
    <w:p w14:paraId="0D4BA67C" w14:textId="77777777" w:rsidR="00907807" w:rsidRDefault="000A1646">
      <w:pPr>
        <w:pStyle w:val="EndNoteBibliography"/>
      </w:pPr>
      <w:r>
        <w:t>[61] Y.T. Wong, A. Ahnood, M.I. Maturana, W. Kentler, K. Ganesan, D.B. Grayden, H. Meffin, S. Prawer, M.R. Ibbotson, A.N. Burkitt, Feasibility of Nitrogen Doped Ultrananocrystalline Diamond Microelectrodes for Electrophysiological Recording From Neural Tissue, Frontiers in Bioengineering and Biotechnology 6 (2018).</w:t>
      </w:r>
    </w:p>
    <w:p w14:paraId="6F0C0608" w14:textId="77777777" w:rsidR="00907807" w:rsidRDefault="000A1646">
      <w:pPr>
        <w:pStyle w:val="EndNoteBibliography"/>
      </w:pPr>
      <w:r>
        <w:t>[62] J. Shalini, K.J. Sankaran, C.L. Dong, C.Y. Lee, N.H. Tai, I.N. Lin, detection of dopamine using nitrogen incorporated diamond nanowire electrode, Nanoscale 5(3) (2013) 1159-1167.</w:t>
      </w:r>
    </w:p>
    <w:p w14:paraId="0894CE73" w14:textId="77777777" w:rsidR="00907807" w:rsidRDefault="000A1646">
      <w:pPr>
        <w:pStyle w:val="EndNoteBibliography"/>
      </w:pPr>
      <w:r>
        <w:t>[63] M.A. Hejazi, W. Tong, A. Stacey, A. Soto-Breceda, M.R. Ibbotson, M. Yunzab, M.I. Maturana, A. Almasi, Y.J. Jung, S. Sun, H. Meffin, J. Fang, M.E.M. Stamp, K. Ganesan, K. Fox, A. Rifai, A. Nadarajah, S. Falahatdoost, S. Prawer, N.V. Apollo, D.J. Garrett, Hybrid diamond/ carbon fiber microelectrodes enable multimodal electrical/chemical neural interfacing, Biomaterials 230 (2020) 119648.</w:t>
      </w:r>
    </w:p>
    <w:p w14:paraId="3A99A677" w14:textId="77777777" w:rsidR="00907807" w:rsidRDefault="000A1646">
      <w:pPr>
        <w:pStyle w:val="EndNoteBibliography"/>
      </w:pPr>
      <w:r>
        <w:t>[64] K. Ganesan, D.J. Garrett, A. Ahnood, M.N. Shivdasani, W. Tong, A.M. Turnley, K. Fox, H. Meffin, S. Prawer, An all-diamond, hermetic electrical feedthrough array for a retinal prosthesis, Biomaterials 35(3) (2014) 908-15.</w:t>
      </w:r>
    </w:p>
    <w:p w14:paraId="2BC32BC5" w14:textId="77777777" w:rsidR="00907807" w:rsidRDefault="000A1646">
      <w:pPr>
        <w:pStyle w:val="EndNoteBibliography"/>
      </w:pPr>
      <w:r>
        <w:lastRenderedPageBreak/>
        <w:t>[65] B. Fan, C.A. Rusinek, C.H. Thompson, M. Setien, Y. Guo, R. Rechenberg, Y. Gong, A.J. Weber, M.F. Becker, E. Purcell, W. Li, Flexible, diamond-based microelectrodes fabricated using the diamond growth side for neural sensing, Microsystems &amp; Nanoengineering 6(1) (2020).</w:t>
      </w:r>
    </w:p>
    <w:p w14:paraId="4B15E850" w14:textId="77777777" w:rsidR="00907807" w:rsidRDefault="000A1646">
      <w:pPr>
        <w:pStyle w:val="EndNoteBibliography"/>
      </w:pPr>
      <w:r>
        <w:t>[66] G. Piret, C. Hébert, J.P. Mazellier, L. Rousseau, E. Scorsone, M. Cottance, G. Lissorgues, M.O. Heuschkel, S. Picaud, P. Bergonzo, B. Yvert, 3D-nanostructured boron-doped diamond for microelectrode array neural interfacing, Biomaterials 53 (2015) 173-183.</w:t>
      </w:r>
    </w:p>
    <w:p w14:paraId="2322611A" w14:textId="77777777" w:rsidR="00907807" w:rsidRDefault="000A1646">
      <w:pPr>
        <w:pStyle w:val="EndNoteBibliography"/>
      </w:pPr>
      <w:r>
        <w:t>[67] B. Fan, Y. Zhu, R. Rechenberg, C.A. Rusinek, M.F. Becker, W. Li, Large-scale, all polycrystalline diamond structures transferred onto flexible Parylene-C films for neurotransmitter sensing, Lab Chip 17(18) (2017) 3159-3167.</w:t>
      </w:r>
    </w:p>
    <w:p w14:paraId="10E64F94" w14:textId="77777777" w:rsidR="00907807" w:rsidRDefault="000A1646">
      <w:pPr>
        <w:pStyle w:val="EndNoteBibliography"/>
      </w:pPr>
      <w:r>
        <w:t>[68] D.J. Garrett, K. Ganesan, A. Stacey, K. Fox, H. Meffin, S. Prawer, Ultra-nanocrystalline diamond electrodes: optimization towards neural stimulation applications, J Neural Eng 9(1) (2012).</w:t>
      </w:r>
    </w:p>
    <w:p w14:paraId="7AB8937E" w14:textId="77777777" w:rsidR="00907807" w:rsidRDefault="000A1646">
      <w:pPr>
        <w:pStyle w:val="EndNoteBibliography"/>
      </w:pPr>
      <w:r>
        <w:t>[69] J. Schindelin, I. Arganda-Carreras, E. Frise, V. Kaynig, M. Longair, T. Pietzsch, S. Preibisch, C. Rueden, S. Saalfeld, B. Schmid, J.Y. Tinevez, D.J. White, V. Hartenstein, K. Eliceiri, P. Tomancak, A. Cardona, Fiji: an open-source platform for biological-image analysis, Nat Methods 9(7) (2012) 676-682.</w:t>
      </w:r>
    </w:p>
    <w:p w14:paraId="5CA6813E" w14:textId="77777777" w:rsidR="00907807" w:rsidRDefault="000A1646">
      <w:pPr>
        <w:pStyle w:val="EndNoteBibliography"/>
      </w:pPr>
      <w:r>
        <w:t>[70] M. Mukovski, S. Chauvette, I. Timofeev, M. Volgushev, Detection of active and silent states in neocortical neurons from the field potential signal during slow-wave sleep, Cereb Cortex 17(2) (2007) 400-414.</w:t>
      </w:r>
    </w:p>
    <w:p w14:paraId="784D6D2E" w14:textId="77777777" w:rsidR="00907807" w:rsidRDefault="000A1646">
      <w:pPr>
        <w:pStyle w:val="EndNoteBibliography"/>
      </w:pPr>
      <w:r>
        <w:t>[71] M. Mattia, M.V. Sanchez-Vives, Exploring the spectrum of dynamical regimes and timescales in spontaneous cortical activity, Cogn Neurodynamics 6(3) (2012) 239-250.</w:t>
      </w:r>
    </w:p>
    <w:p w14:paraId="55E17333" w14:textId="77777777" w:rsidR="00907807" w:rsidRDefault="000A1646">
      <w:pPr>
        <w:pStyle w:val="EndNoteBibliography"/>
      </w:pPr>
      <w:r>
        <w:t>[72] P. Castano-Prat, M. Perez-Zabalza, L. Perez-Mendez, R.M. Escorihuela, M.V. Sanchez-Vives, Slow and Fast Neocortical Oscillations in the Senescence-Accelerated Mouse Model SAMP8, Front Aging Neurosci 9 (2017).</w:t>
      </w:r>
    </w:p>
    <w:p w14:paraId="438B27B5" w14:textId="77777777" w:rsidR="00907807" w:rsidRDefault="000A1646">
      <w:pPr>
        <w:pStyle w:val="EndNoteBibliography"/>
      </w:pPr>
      <w:r>
        <w:t>[73] D. Kuzum, H. Takano, E. Shim, J.C. Reed, H. Juul, A.G. Richardson, J. de Vries, H. Bink, M.A. Dichter, T.H. Lucas, D.A. Coulter, E. Cubukcu, B. Litt, Transparent and flexible low noise graphene electrodes for simultaneous electrophysiology and neuroimaging, Nat Commun 5 (2014).</w:t>
      </w:r>
    </w:p>
    <w:p w14:paraId="790393F5" w14:textId="77777777" w:rsidR="00907807" w:rsidRDefault="000A1646">
      <w:pPr>
        <w:pStyle w:val="EndNoteBibliography"/>
      </w:pPr>
      <w:r>
        <w:t>[74] B.M. Blaschke, N. Tort-Colet, A. Guimerà-Brunet, J. Weinert, L. Rousseau, A. Heimann, S. Drieschner, O. Kempski, R. Villa, M.V. Sanchez-Vives, J.A. Garrido, Mapping brain activity with flexible graphene micro-transistors, 2d Mater 4(2) (2017).</w:t>
      </w:r>
    </w:p>
    <w:p w14:paraId="2DC6D57D" w14:textId="77777777" w:rsidR="00907807" w:rsidRDefault="000A1646">
      <w:pPr>
        <w:pStyle w:val="EndNoteBibliography"/>
      </w:pPr>
      <w:r>
        <w:t>[75] I. Aharonovich, A.D. Greentree, S. Prawer, Diamond photonics, Nat Photonics 5(7) (2011) 397-405.</w:t>
      </w:r>
    </w:p>
    <w:p w14:paraId="7B2F343B" w14:textId="77777777" w:rsidR="00907807" w:rsidRDefault="000A1646">
      <w:pPr>
        <w:pStyle w:val="EndNoteBibliography"/>
      </w:pPr>
      <w:r>
        <w:t>[76] O. Auciello, A.V. Sumant, Status review of the science and technology of ultrananocrystalline diamond (UNCD™) films and application to multifunctional devices, Diam Relat Mater 19(7-9) (2010) 699-718.</w:t>
      </w:r>
    </w:p>
    <w:p w14:paraId="5C5C453B" w14:textId="77777777" w:rsidR="00907807" w:rsidRDefault="000A1646">
      <w:pPr>
        <w:pStyle w:val="EndNoteBibliography"/>
      </w:pPr>
      <w:r>
        <w:t>[77] S. Falahatdoost, Y.D.J. Prawer, D.L. Peng, A. Chambers, H.L. Zhan, L. Pope, A. Stacey, A. Ahnood, H.N. Al Hashem, S.E. De León, D.J. Garrett, K. Fox, M.B. Clark, M.R. Ibbotson, S. Prawer, W. Tong, Control of Neuronal Survival and Development Using Conductive Diamond, Acs Appl Mater Inter 16(4) (2024) 4361-4374.</w:t>
      </w:r>
    </w:p>
    <w:p w14:paraId="1B21074F" w14:textId="77777777" w:rsidR="00907807" w:rsidRDefault="000A1646">
      <w:pPr>
        <w:pStyle w:val="EndNoteBibliography"/>
      </w:pPr>
      <w:r>
        <w:t>[78] S. Wang, V.M. Swope, J.E. Bulter, T. Feygelson, G.M. Swain, The structural and electrochemical properties of boron-doped nanocrystalline diamond thin-film electrodes grown from Ar-rich and H</w:t>
      </w:r>
    </w:p>
    <w:p w14:paraId="0236B2A2" w14:textId="77777777" w:rsidR="00907807" w:rsidRDefault="000A1646">
      <w:pPr>
        <w:pStyle w:val="EndNoteBibliography"/>
      </w:pPr>
      <w:r>
        <w:t>-rich source gases, Diam Relat Mater 18(4) (2009) 669-677.</w:t>
      </w:r>
    </w:p>
    <w:p w14:paraId="69727E24" w14:textId="77777777" w:rsidR="00907807" w:rsidRDefault="000A1646">
      <w:pPr>
        <w:pStyle w:val="EndNoteBibliography"/>
      </w:pPr>
      <w:r>
        <w:t>[79] A.C. Ferrari, J. Robertson, Interpretation of Raman spectra of disordered and amorphous carbon, Phys Rev B 61(20) (2000) 14095-14107.</w:t>
      </w:r>
    </w:p>
    <w:p w14:paraId="7E70292E" w14:textId="77777777" w:rsidR="00907807" w:rsidRDefault="000A1646">
      <w:pPr>
        <w:pStyle w:val="EndNoteBibliography"/>
      </w:pPr>
      <w:r>
        <w:t>[80] Y. Gao, L.Y. Li, P.H. Tan, L.Q. Liu, Z. Zhang, Application of Raman spectroscopy in carbon nanotube-based polymer composites, Chinese Sci Bull 55(35) (2010) 3978-3988.</w:t>
      </w:r>
    </w:p>
    <w:p w14:paraId="25E7FA44" w14:textId="77777777" w:rsidR="00907807" w:rsidRDefault="000A1646">
      <w:pPr>
        <w:pStyle w:val="EndNoteBibliography"/>
      </w:pPr>
      <w:r>
        <w:t xml:space="preserve">[81] W. Tong, K. Fox, A. Zamani, A.M. Turnley, K. Ganesan, A. Ahnood, R. Cicione, H. Meffin, S. Prawer, </w:t>
      </w:r>
      <w:r>
        <w:lastRenderedPageBreak/>
        <w:t>A. Stacey, Optimizing growth and post treatment of diamond for high capacitance neural interfaces, Biomaterials 104 (2016) 32-42.</w:t>
      </w:r>
    </w:p>
    <w:p w14:paraId="267AA696" w14:textId="77777777" w:rsidR="00907807" w:rsidRDefault="000A1646">
      <w:pPr>
        <w:pStyle w:val="EndNoteBibliography"/>
      </w:pPr>
      <w:r>
        <w:t>[82] R.T. Leung, M.N. Shivdasani, D.A.X. Nayagam, R.K. Shepherd, In Vivo and In Vitro Comparison of the Charge Injection Capacity of Platinum Macroelectrodes, IEEE Transactions on Biomedical Engineering 62(3) (2015) 849-857.</w:t>
      </w:r>
    </w:p>
    <w:p w14:paraId="4FF42588" w14:textId="77777777" w:rsidR="00907807" w:rsidRDefault="000A1646">
      <w:pPr>
        <w:pStyle w:val="EndNoteBibliography"/>
      </w:pPr>
      <w:r>
        <w:t>[83] L. Speranza, M.C. Miniaci, F. Volpicelli, The Role of Dopamine in Neurological, Psychiatric, and Metabolic Disorders and Cancer: A Complex Web of Interactions, Biomedicines 13(2) (2025).</w:t>
      </w:r>
    </w:p>
    <w:p w14:paraId="42A5E6E8" w14:textId="77777777" w:rsidR="00907807" w:rsidRDefault="000A1646">
      <w:pPr>
        <w:pStyle w:val="EndNoteBibliography"/>
      </w:pPr>
      <w:r>
        <w:t>[84] H.H. Jung, J. Ha, J. Park, K. Seongtak, J. Kim, H.N. Jung, S. Kim, J. Yea, H. Lee, S. Oh, J. Jekal, S. Song, J. Son, T.S. Yu, Y. Lee, J. Won, K.S. Lim, Y.K. Lee, H. Keum, T. Lee, Y.M. Song, J.W. Jeong, J.C. Rah, J.W. Choi, S. Xu, Y.S. Oh, K.I. Jang, Highly Deformable Double-Sided Neural Probe with All-in-One Electrode System for Real-Time In Vivo Detection of Dopamine for Parkinson's Disease, Adv Funct Mater 34(4) (2024).</w:t>
      </w:r>
    </w:p>
    <w:p w14:paraId="61162F0D" w14:textId="77777777" w:rsidR="00907807" w:rsidRDefault="000A1646">
      <w:pPr>
        <w:pStyle w:val="EndNoteBibliography"/>
      </w:pPr>
      <w:r>
        <w:t>[85] T. Nagatsu, Catecholamines and Parkinson's disease: tyrosine hydroxylase (TH) over tetrahydrobiopterin (BH4) and GTP cyclohydrolase I (GCH1) to cytokines, neuromelanin, and gene therapy: a historical overview, J Neural Transm 131(6) (2024) 617-630.</w:t>
      </w:r>
    </w:p>
    <w:p w14:paraId="6DA1A386" w14:textId="77777777" w:rsidR="00907807" w:rsidRDefault="000A1646">
      <w:pPr>
        <w:rPr>
          <w:rFonts w:ascii="Times New Roman" w:hAnsi="Times New Roman" w:cs="Times New Roman"/>
          <w:sz w:val="24"/>
        </w:rPr>
      </w:pPr>
      <w:r>
        <w:rPr>
          <w:rFonts w:ascii="Times New Roman" w:hAnsi="Times New Roman" w:cs="Times New Roman"/>
          <w:sz w:val="24"/>
        </w:rPr>
        <w:fldChar w:fldCharType="end"/>
      </w:r>
    </w:p>
    <w:sectPr w:rsidR="00907807">
      <w:footerReference w:type="even" r:id="rId25"/>
      <w:footerReference w:type="default" r:id="rId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Wei Tong" w:date="2025-09-28T09:52:00Z" w:initials="WT">
    <w:p w14:paraId="544AC397" w14:textId="77777777" w:rsidR="00F46C4C" w:rsidRDefault="00F46C4C" w:rsidP="00F46C4C">
      <w:pPr>
        <w:jc w:val="left"/>
      </w:pPr>
      <w:r>
        <w:rPr>
          <w:rStyle w:val="CommentReference"/>
        </w:rPr>
        <w:annotationRef/>
      </w:r>
      <w:r>
        <w:rPr>
          <w:sz w:val="20"/>
          <w:szCs w:val="20"/>
        </w:rPr>
        <w:t>Did we have vagus nerve stimulation? I was hoping to include examples that are not in the brain.</w:t>
      </w:r>
    </w:p>
  </w:comment>
  <w:comment w:id="19" w:author="Sorel De Leon Vergara" w:date="2025-09-28T14:48:00Z" w:initials="SDLV">
    <w:p w14:paraId="1801E76E" w14:textId="77777777" w:rsidR="009B5887" w:rsidRDefault="009B5887" w:rsidP="009B5887">
      <w:pPr>
        <w:jc w:val="left"/>
      </w:pPr>
      <w:r>
        <w:rPr>
          <w:rStyle w:val="CommentReference"/>
        </w:rPr>
        <w:annotationRef/>
      </w:r>
      <w:r>
        <w:rPr>
          <w:sz w:val="20"/>
          <w:szCs w:val="20"/>
        </w:rPr>
        <w:t>It would be good to add this as it’s a potential application of the flexible device presented here.</w:t>
      </w:r>
    </w:p>
  </w:comment>
  <w:comment w:id="22" w:author="WPS_1687937929" w:date="2025-09-28T03:54:00Z" w:initials="">
    <w:p w14:paraId="300028EB" w14:textId="53D1CE11" w:rsidR="00907807" w:rsidRDefault="000A1646">
      <w:pPr>
        <w:pStyle w:val="CommentText"/>
        <w:rPr>
          <w:lang w:val="en-AU"/>
        </w:rPr>
      </w:pPr>
      <w:r>
        <w:rPr>
          <w:lang w:val="en-AU"/>
        </w:rPr>
        <w:t>Is this clinical example suitable?</w:t>
      </w:r>
    </w:p>
  </w:comment>
  <w:comment w:id="103" w:author="Sorel De Leon Vergara" w:date="2025-09-28T14:59:00Z" w:initials="SDLV">
    <w:p w14:paraId="76798BD5" w14:textId="77777777" w:rsidR="001023E3" w:rsidRDefault="001023E3" w:rsidP="001023E3">
      <w:pPr>
        <w:jc w:val="left"/>
      </w:pPr>
      <w:r>
        <w:rPr>
          <w:rStyle w:val="CommentReference"/>
        </w:rPr>
        <w:annotationRef/>
      </w:r>
      <w:r>
        <w:rPr>
          <w:sz w:val="20"/>
          <w:szCs w:val="20"/>
        </w:rPr>
        <w:t>If these references are about NUNCD on flex substrates please leave where they were originally and add references here for boron dope ones.</w:t>
      </w:r>
    </w:p>
  </w:comment>
  <w:comment w:id="119" w:author="WPS_1687937929" w:date="2025-09-27T13:59:00Z" w:initials="">
    <w:p w14:paraId="2505718F" w14:textId="2DEB2B3B" w:rsidR="00907807" w:rsidRDefault="000A1646">
      <w:pPr>
        <w:pStyle w:val="CommentText"/>
      </w:pPr>
      <w:r>
        <w:rPr>
          <w:rFonts w:hint="eastAsia"/>
        </w:rPr>
        <w:t>SY: We never discussed about this parameter before.</w:t>
      </w:r>
    </w:p>
  </w:comment>
  <w:comment w:id="165" w:author="Sorel De Leon Vergara" w:date="2025-09-28T15:12:00Z" w:initials="SDLV">
    <w:p w14:paraId="35CA0A59" w14:textId="77777777" w:rsidR="00521062" w:rsidRDefault="00521062" w:rsidP="00521062">
      <w:pPr>
        <w:jc w:val="left"/>
      </w:pPr>
      <w:ins w:id="167" w:author="Sorel De Leon Vergara" w:date="2025-09-28T15:12:00Z" w16du:dateUtc="2025-09-28T05:12:00Z">
        <w:r>
          <w:rPr>
            <w:rStyle w:val="CommentReference"/>
          </w:rPr>
          <w:annotationRef/>
        </w:r>
      </w:ins>
      <w:r>
        <w:rPr>
          <w:sz w:val="20"/>
          <w:szCs w:val="20"/>
        </w:rPr>
        <w:t>I feel this is missing, it is not mentioned anywhere.</w:t>
      </w:r>
    </w:p>
  </w:comment>
  <w:comment w:id="209" w:author="WPS_1687937929" w:date="2025-09-27T14:16:00Z" w:initials="">
    <w:p w14:paraId="11FD358B" w14:textId="4E5EE359" w:rsidR="00907807" w:rsidRDefault="000A1646">
      <w:pPr>
        <w:pStyle w:val="CommentText"/>
      </w:pPr>
      <w:r>
        <w:rPr>
          <w:rFonts w:hint="eastAsia"/>
        </w:rPr>
        <w:t xml:space="preserve">SY: Should the two ID written together in 2.6 Section? The second ID </w:t>
      </w:r>
      <w:r>
        <w:rPr>
          <w:lang w:val="en-AU"/>
        </w:rPr>
        <w:t>seems</w:t>
      </w:r>
      <w:r>
        <w:rPr>
          <w:rFonts w:hint="eastAsia"/>
        </w:rPr>
        <w:t xml:space="preserve"> for </w:t>
      </w:r>
      <w:r>
        <w:rPr>
          <w:lang w:val="en-AU"/>
        </w:rPr>
        <w:t xml:space="preserve">2.7 </w:t>
      </w:r>
      <w:r>
        <w:rPr>
          <w:rFonts w:hint="eastAsia"/>
        </w:rPr>
        <w:t>recording.</w:t>
      </w:r>
    </w:p>
  </w:comment>
  <w:comment w:id="211" w:author="Wei Tong" w:date="2025-09-28T12:41:00Z" w:initials="WT">
    <w:p w14:paraId="164323FA" w14:textId="77777777" w:rsidR="00784BAC" w:rsidRDefault="00784BAC" w:rsidP="00784BAC">
      <w:pPr>
        <w:jc w:val="left"/>
      </w:pPr>
      <w:r>
        <w:rPr>
          <w:rStyle w:val="CommentReference"/>
        </w:rPr>
        <w:annotationRef/>
      </w:r>
      <w:r>
        <w:rPr>
          <w:sz w:val="20"/>
          <w:szCs w:val="20"/>
        </w:rPr>
        <w:t>Please cite my JNE paper in 2019</w:t>
      </w:r>
    </w:p>
  </w:comment>
  <w:comment w:id="274" w:author="WPS_1687937929" w:date="2025-09-27T17:39:00Z" w:initials="">
    <w:p w14:paraId="5FEFFB52" w14:textId="2CC43487" w:rsidR="00907807" w:rsidRDefault="000A1646">
      <w:pPr>
        <w:pStyle w:val="CommentText"/>
        <w:rPr>
          <w:lang w:val="en-AU"/>
        </w:rPr>
      </w:pPr>
      <w:r>
        <w:rPr>
          <w:lang w:val="en-AU"/>
        </w:rPr>
        <w:t>Does this should be in Methond section?</w:t>
      </w:r>
    </w:p>
  </w:comment>
  <w:comment w:id="275" w:author="Wei Tong" w:date="2025-09-28T12:46:00Z" w:initials="WT">
    <w:p w14:paraId="0ACB8994" w14:textId="77777777" w:rsidR="00784BAC" w:rsidRDefault="00784BAC" w:rsidP="00784BAC">
      <w:pPr>
        <w:jc w:val="left"/>
      </w:pPr>
      <w:r>
        <w:rPr>
          <w:rStyle w:val="CommentReference"/>
        </w:rPr>
        <w:annotationRef/>
      </w:r>
      <w:r>
        <w:rPr>
          <w:sz w:val="20"/>
          <w:szCs w:val="20"/>
        </w:rPr>
        <w:t>The figure needs to be described in the main text. I think it is fine to briefly repeat the methods here</w:t>
      </w:r>
    </w:p>
  </w:comment>
  <w:comment w:id="276" w:author="WPS_1687937929" w:date="2025-09-27T17:28:00Z" w:initials="">
    <w:p w14:paraId="054BE66B" w14:textId="75E8FE93" w:rsidR="00907807" w:rsidRDefault="000A1646">
      <w:pPr>
        <w:pStyle w:val="CommentText"/>
        <w:rPr>
          <w:lang w:val="en-AU"/>
        </w:rPr>
      </w:pPr>
      <w:r>
        <w:rPr>
          <w:lang w:val="en-AU"/>
        </w:rPr>
        <w:t>Does this similar to the last sentence in the 3.2 Section?</w:t>
      </w:r>
    </w:p>
  </w:comment>
  <w:comment w:id="277" w:author="Wei Tong" w:date="2025-09-28T12:47:00Z" w:initials="WT">
    <w:p w14:paraId="42C6A39E" w14:textId="77777777" w:rsidR="00784BAC" w:rsidRDefault="00784BAC" w:rsidP="00784BAC">
      <w:pPr>
        <w:jc w:val="left"/>
      </w:pPr>
      <w:r>
        <w:rPr>
          <w:rStyle w:val="CommentReference"/>
        </w:rPr>
        <w:annotationRef/>
      </w:r>
      <w:r>
        <w:rPr>
          <w:sz w:val="20"/>
          <w:szCs w:val="20"/>
        </w:rPr>
        <w:t>Repeats in 3.2 is now removed</w:t>
      </w:r>
    </w:p>
  </w:comment>
  <w:comment w:id="278" w:author="WPS_1687937929" w:date="2025-09-27T17:39:00Z" w:initials="">
    <w:p w14:paraId="4C016B25" w14:textId="15937B9D" w:rsidR="00907807" w:rsidRDefault="000A1646">
      <w:pPr>
        <w:pStyle w:val="CommentText"/>
        <w:rPr>
          <w:lang w:val="en-AU"/>
        </w:rPr>
      </w:pPr>
      <w:r>
        <w:rPr>
          <w:lang w:val="en-AU"/>
        </w:rPr>
        <w:t>Does this should be in Method section?</w:t>
      </w:r>
    </w:p>
  </w:comment>
  <w:comment w:id="279" w:author="Wei Tong" w:date="2025-09-28T12:48:00Z" w:initials="WT">
    <w:p w14:paraId="266295CD" w14:textId="77777777" w:rsidR="00784BAC" w:rsidRDefault="00784BAC" w:rsidP="00784BAC">
      <w:pPr>
        <w:jc w:val="left"/>
      </w:pPr>
      <w:r>
        <w:rPr>
          <w:rStyle w:val="CommentReference"/>
        </w:rPr>
        <w:annotationRef/>
      </w:r>
      <w:r>
        <w:rPr>
          <w:sz w:val="20"/>
          <w:szCs w:val="20"/>
        </w:rPr>
        <w:t>Same as above. One sentence repeat is fine, in particularly considering that many people may not read methods.</w:t>
      </w:r>
    </w:p>
  </w:comment>
  <w:comment w:id="287" w:author="Sorel De Leon Vergara" w:date="2025-09-28T15:22:00Z" w:initials="SDLV">
    <w:p w14:paraId="4851421C" w14:textId="77777777" w:rsidR="00547098" w:rsidRDefault="00547098" w:rsidP="00547098">
      <w:pPr>
        <w:jc w:val="left"/>
      </w:pPr>
      <w:r>
        <w:rPr>
          <w:rStyle w:val="CommentReference"/>
        </w:rPr>
        <w:annotationRef/>
      </w:r>
      <w:r>
        <w:rPr>
          <w:sz w:val="20"/>
          <w:szCs w:val="20"/>
        </w:rPr>
        <w:t>Figure S5 is the LoD. Also I thought you were going to change that figure? The spectrum is not consistent with the information at 1kHz</w:t>
      </w:r>
    </w:p>
  </w:comment>
  <w:comment w:id="300" w:author="Wei Tong" w:date="2025-09-28T12:50:00Z" w:initials="WT">
    <w:p w14:paraId="32F5E469" w14:textId="27AFC734" w:rsidR="005D74F6" w:rsidRDefault="005D74F6" w:rsidP="005D74F6">
      <w:pPr>
        <w:jc w:val="left"/>
      </w:pPr>
      <w:r>
        <w:rPr>
          <w:rStyle w:val="CommentReference"/>
        </w:rPr>
        <w:annotationRef/>
      </w:r>
      <w:r>
        <w:rPr>
          <w:sz w:val="20"/>
          <w:szCs w:val="20"/>
        </w:rPr>
        <w:t>The new version is better but it requires some further rearrangement.</w:t>
      </w:r>
    </w:p>
    <w:p w14:paraId="1E484FC3" w14:textId="77777777" w:rsidR="005D74F6" w:rsidRDefault="005D74F6" w:rsidP="005D74F6">
      <w:pPr>
        <w:jc w:val="left"/>
      </w:pPr>
    </w:p>
    <w:p w14:paraId="31631F11" w14:textId="77777777" w:rsidR="005D74F6" w:rsidRDefault="005D74F6" w:rsidP="005D74F6">
      <w:pPr>
        <w:jc w:val="left"/>
      </w:pPr>
      <w:r>
        <w:rPr>
          <w:sz w:val="20"/>
          <w:szCs w:val="20"/>
        </w:rPr>
        <w:t>Can you use the new version for now when sending the manuscript to all the co-authors for comments? But please update your figure caption.</w:t>
      </w:r>
    </w:p>
  </w:comment>
  <w:comment w:id="301" w:author="Sorel De Leon Vergara" w:date="2025-09-28T15:23:00Z" w:initials="SDLV">
    <w:p w14:paraId="42D45BD2" w14:textId="77777777" w:rsidR="00434484" w:rsidRDefault="00434484" w:rsidP="00434484">
      <w:pPr>
        <w:jc w:val="left"/>
      </w:pPr>
      <w:r>
        <w:rPr>
          <w:rStyle w:val="CommentReference"/>
        </w:rPr>
        <w:annotationRef/>
      </w:r>
      <w:r>
        <w:rPr>
          <w:sz w:val="20"/>
          <w:szCs w:val="20"/>
        </w:rPr>
        <w:t>Yes, I thought we talked about changing Toon’s figures so they are more cohesive with Jason’s one.</w:t>
      </w:r>
    </w:p>
  </w:comment>
  <w:comment w:id="322" w:author="WPS_1687937929" w:date="2025-09-27T18:29:00Z" w:initials="">
    <w:p w14:paraId="006FEABF" w14:textId="1B00DB21" w:rsidR="00907807" w:rsidRDefault="000A1646">
      <w:pPr>
        <w:pStyle w:val="CommentText"/>
        <w:rPr>
          <w:lang w:val="en-AU"/>
        </w:rPr>
      </w:pPr>
      <w:r>
        <w:rPr>
          <w:lang w:val="en-AU"/>
        </w:rPr>
        <w:t>SY: I need to check with Toon.</w:t>
      </w:r>
    </w:p>
  </w:comment>
  <w:comment w:id="323" w:author="WPS_1687937929" w:date="2025-09-27T18:30:00Z" w:initials="">
    <w:p w14:paraId="170C5A77" w14:textId="77777777" w:rsidR="00907807" w:rsidRDefault="000A1646">
      <w:pPr>
        <w:pStyle w:val="CommentText"/>
        <w:rPr>
          <w:lang w:val="en-AU"/>
        </w:rPr>
      </w:pPr>
      <w:r>
        <w:rPr>
          <w:rFonts w:hint="eastAsia"/>
        </w:rPr>
        <w:t xml:space="preserve">SY: Are </w:t>
      </w:r>
      <w:r>
        <w:rPr>
          <w:lang w:val="en-AU"/>
        </w:rPr>
        <w:t>these arrows labeled correctly?</w:t>
      </w:r>
    </w:p>
    <w:p w14:paraId="245A392F" w14:textId="77777777" w:rsidR="00907807" w:rsidRDefault="000A1646">
      <w:pPr>
        <w:pStyle w:val="CommentText"/>
        <w:rPr>
          <w:lang w:val="en-AU"/>
        </w:rPr>
      </w:pPr>
      <w:r>
        <w:rPr>
          <w:lang w:val="en-AU"/>
        </w:rPr>
        <w:t>T</w:t>
      </w:r>
      <w:r>
        <w:rPr>
          <w:rFonts w:hint="eastAsia"/>
        </w:rPr>
        <w:t>he arrow position is a bit unclear</w:t>
      </w:r>
      <w:r>
        <w:rPr>
          <w:lang w:val="en-AU"/>
        </w:rPr>
        <w:t>?</w:t>
      </w:r>
    </w:p>
  </w:comment>
  <w:comment w:id="324" w:author="WPS_1687937929" w:date="2025-09-27T18:33:00Z" w:initials="">
    <w:p w14:paraId="55AAC938" w14:textId="77777777" w:rsidR="00907807" w:rsidRDefault="000A1646">
      <w:pPr>
        <w:pStyle w:val="CommentText"/>
      </w:pPr>
      <w:r>
        <w:rPr>
          <w:rFonts w:hint="eastAsia"/>
        </w:rPr>
        <w:t>SY:</w:t>
      </w:r>
    </w:p>
    <w:p w14:paraId="24F71523" w14:textId="77777777" w:rsidR="00907807" w:rsidRDefault="000A1646">
      <w:pPr>
        <w:pStyle w:val="CommentText"/>
      </w:pPr>
      <w:r>
        <w:rPr>
          <w:lang w:val="en-AU"/>
        </w:rPr>
        <w:t>These values are not clear in the Figure.</w:t>
      </w:r>
    </w:p>
  </w:comment>
  <w:comment w:id="383" w:author="Wei Tong" w:date="2025-09-28T13:01:00Z" w:initials="WT">
    <w:p w14:paraId="4971BD6B" w14:textId="77777777" w:rsidR="006A18FC" w:rsidRDefault="006A18FC" w:rsidP="006A18FC">
      <w:pPr>
        <w:jc w:val="left"/>
      </w:pPr>
      <w:r>
        <w:rPr>
          <w:rStyle w:val="CommentReference"/>
        </w:rPr>
        <w:annotationRef/>
      </w:r>
      <w:r>
        <w:rPr>
          <w:sz w:val="20"/>
          <w:szCs w:val="20"/>
        </w:rPr>
        <w:t>Is this right?</w:t>
      </w:r>
    </w:p>
  </w:comment>
  <w:comment w:id="390" w:author="WPS_1687937929" w:date="2025-09-27T18:29:00Z" w:initials="">
    <w:p w14:paraId="26F26B2D" w14:textId="4BAAD77D" w:rsidR="005D74F6" w:rsidRDefault="005D74F6" w:rsidP="005D74F6">
      <w:pPr>
        <w:pStyle w:val="CommentText"/>
        <w:rPr>
          <w:lang w:val="en-AU"/>
        </w:rPr>
      </w:pPr>
      <w:r>
        <w:rPr>
          <w:lang w:val="en-AU"/>
        </w:rPr>
        <w:t>SY: I need to check with Toon.</w:t>
      </w:r>
    </w:p>
  </w:comment>
  <w:comment w:id="392" w:author="WPS_1687937929" w:date="2025-09-27T18:30:00Z" w:initials="">
    <w:p w14:paraId="3D065253" w14:textId="77777777" w:rsidR="005D74F6" w:rsidRDefault="005D74F6" w:rsidP="005D74F6">
      <w:pPr>
        <w:pStyle w:val="CommentText"/>
        <w:rPr>
          <w:lang w:val="en-AU"/>
        </w:rPr>
      </w:pPr>
      <w:r>
        <w:rPr>
          <w:rFonts w:hint="eastAsia"/>
        </w:rPr>
        <w:t xml:space="preserve">SY: Are </w:t>
      </w:r>
      <w:r>
        <w:rPr>
          <w:lang w:val="en-AU"/>
        </w:rPr>
        <w:t>these arrows labeled correctly?</w:t>
      </w:r>
    </w:p>
    <w:p w14:paraId="3690FDBD" w14:textId="77777777" w:rsidR="005D74F6" w:rsidRDefault="005D74F6" w:rsidP="005D74F6">
      <w:pPr>
        <w:pStyle w:val="CommentText"/>
        <w:rPr>
          <w:lang w:val="en-AU"/>
        </w:rPr>
      </w:pPr>
      <w:r>
        <w:rPr>
          <w:lang w:val="en-AU"/>
        </w:rPr>
        <w:t>T</w:t>
      </w:r>
      <w:r>
        <w:rPr>
          <w:rFonts w:hint="eastAsia"/>
        </w:rPr>
        <w:t>he arrow position is a bit unclear</w:t>
      </w:r>
      <w:r>
        <w:rPr>
          <w:lang w:val="en-AU"/>
        </w:rPr>
        <w:t>?</w:t>
      </w:r>
    </w:p>
  </w:comment>
  <w:comment w:id="393" w:author="WPS_1687937929" w:date="2025-09-27T18:33:00Z" w:initials="">
    <w:p w14:paraId="73630F5A" w14:textId="77777777" w:rsidR="005D74F6" w:rsidRDefault="005D74F6" w:rsidP="005D74F6">
      <w:pPr>
        <w:pStyle w:val="CommentText"/>
      </w:pPr>
      <w:r>
        <w:rPr>
          <w:rFonts w:hint="eastAsia"/>
        </w:rPr>
        <w:t>SY:</w:t>
      </w:r>
    </w:p>
    <w:p w14:paraId="3A50EBC7" w14:textId="77777777" w:rsidR="005D74F6" w:rsidRDefault="005D74F6" w:rsidP="005D74F6">
      <w:pPr>
        <w:pStyle w:val="CommentText"/>
      </w:pPr>
      <w:r>
        <w:rPr>
          <w:lang w:val="en-AU"/>
        </w:rPr>
        <w:t>These values are not clear in the Figure.</w:t>
      </w:r>
    </w:p>
  </w:comment>
  <w:comment w:id="471" w:author="WPS_1687937929" w:date="2025-09-27T21:32:00Z" w:initials="">
    <w:p w14:paraId="7238B265" w14:textId="77777777" w:rsidR="00907807" w:rsidRDefault="000A1646">
      <w:pPr>
        <w:pStyle w:val="CommentText"/>
        <w:rPr>
          <w:lang w:val="en-AU"/>
        </w:rPr>
      </w:pPr>
      <w:r>
        <w:rPr>
          <w:lang w:val="en-AU"/>
        </w:rPr>
        <w:t>This had been explained in 3.2 and 3.3 sections”We used 750C to prepare all the</w:t>
      </w:r>
      <w:r>
        <w:rPr>
          <w:rFonts w:hint="eastAsia"/>
        </w:rPr>
        <w:t xml:space="preserve"> lateral</w:t>
      </w:r>
      <w:r>
        <w:rPr>
          <w:lang w:val="en-AU"/>
        </w:rPr>
        <w:t xml:space="preserve"> NUNCD”, maybe we don’t need to repeat it here?</w:t>
      </w:r>
    </w:p>
  </w:comment>
  <w:comment w:id="472" w:author="Wei Tong" w:date="2025-09-28T13:18:00Z" w:initials="WT">
    <w:p w14:paraId="36D3C40F" w14:textId="77777777" w:rsidR="00CE3481" w:rsidRDefault="00CE3481" w:rsidP="00CE3481">
      <w:pPr>
        <w:jc w:val="left"/>
      </w:pPr>
      <w:r>
        <w:rPr>
          <w:rStyle w:val="CommentReference"/>
        </w:rPr>
        <w:annotationRef/>
      </w:r>
      <w:r>
        <w:rPr>
          <w:sz w:val="20"/>
          <w:szCs w:val="20"/>
        </w:rPr>
        <w:t>okay. We can remove here</w:t>
      </w:r>
    </w:p>
  </w:comment>
  <w:comment w:id="590" w:author="Wei Tong" w:date="2025-09-28T13:31:00Z" w:initials="WT">
    <w:p w14:paraId="2DED7ABD" w14:textId="77777777" w:rsidR="00E871EE" w:rsidRDefault="00E871EE" w:rsidP="00E871EE">
      <w:pPr>
        <w:jc w:val="left"/>
      </w:pPr>
      <w:r>
        <w:rPr>
          <w:rStyle w:val="CommentReference"/>
        </w:rPr>
        <w:annotationRef/>
      </w:r>
      <w:r>
        <w:rPr>
          <w:sz w:val="20"/>
          <w:szCs w:val="20"/>
        </w:rPr>
        <w:t>Why do you have two versions?</w:t>
      </w:r>
    </w:p>
  </w:comment>
  <w:comment w:id="591" w:author="Sorel De Leon Vergara" w:date="2025-09-28T15:34:00Z" w:initials="SDLV">
    <w:p w14:paraId="09B579E0" w14:textId="77777777" w:rsidR="0068088F" w:rsidRDefault="0068088F" w:rsidP="0068088F">
      <w:pPr>
        <w:jc w:val="left"/>
      </w:pPr>
      <w:r>
        <w:rPr>
          <w:rStyle w:val="CommentReference"/>
        </w:rPr>
        <w:annotationRef/>
      </w:r>
      <w:r>
        <w:rPr>
          <w:sz w:val="20"/>
          <w:szCs w:val="20"/>
        </w:rPr>
        <w:t xml:space="preserve">There is also inconsistency between a and 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AC397" w15:done="0"/>
  <w15:commentEx w15:paraId="1801E76E" w15:paraIdParent="544AC397" w15:done="0"/>
  <w15:commentEx w15:paraId="300028EB" w15:done="0"/>
  <w15:commentEx w15:paraId="76798BD5" w15:done="0"/>
  <w15:commentEx w15:paraId="2505718F" w15:done="0"/>
  <w15:commentEx w15:paraId="35CA0A59" w15:done="0"/>
  <w15:commentEx w15:paraId="11FD358B" w15:done="0"/>
  <w15:commentEx w15:paraId="164323FA" w15:done="0"/>
  <w15:commentEx w15:paraId="5FEFFB52" w15:done="0"/>
  <w15:commentEx w15:paraId="0ACB8994" w15:paraIdParent="5FEFFB52" w15:done="0"/>
  <w15:commentEx w15:paraId="054BE66B" w15:done="0"/>
  <w15:commentEx w15:paraId="42C6A39E" w15:paraIdParent="054BE66B" w15:done="0"/>
  <w15:commentEx w15:paraId="4C016B25" w15:done="0"/>
  <w15:commentEx w15:paraId="266295CD" w15:paraIdParent="4C016B25" w15:done="0"/>
  <w15:commentEx w15:paraId="4851421C" w15:done="0"/>
  <w15:commentEx w15:paraId="31631F11" w15:done="0"/>
  <w15:commentEx w15:paraId="42D45BD2" w15:paraIdParent="31631F11" w15:done="0"/>
  <w15:commentEx w15:paraId="006FEABF" w15:done="0"/>
  <w15:commentEx w15:paraId="245A392F" w15:done="0"/>
  <w15:commentEx w15:paraId="24F71523" w15:done="0"/>
  <w15:commentEx w15:paraId="4971BD6B" w15:done="0"/>
  <w15:commentEx w15:paraId="26F26B2D" w15:done="0"/>
  <w15:commentEx w15:paraId="3690FDBD" w15:done="0"/>
  <w15:commentEx w15:paraId="3A50EBC7" w15:done="0"/>
  <w15:commentEx w15:paraId="7238B265" w15:done="0"/>
  <w15:commentEx w15:paraId="36D3C40F" w15:paraIdParent="7238B265" w15:done="0"/>
  <w15:commentEx w15:paraId="2DED7ABD" w15:done="0"/>
  <w15:commentEx w15:paraId="09B579E0" w15:paraIdParent="2DED7A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6B763B" w16cex:dateUtc="2025-09-27T23:52:00Z"/>
  <w16cex:commentExtensible w16cex:durableId="201E14C5" w16cex:dateUtc="2025-09-28T04:48:00Z"/>
  <w16cex:commentExtensible w16cex:durableId="1CB47CE0" w16cex:dateUtc="2025-09-28T04:59:00Z"/>
  <w16cex:commentExtensible w16cex:durableId="398BDACF" w16cex:dateUtc="2025-09-28T05:12:00Z"/>
  <w16cex:commentExtensible w16cex:durableId="0D35B828" w16cex:dateUtc="2025-09-28T02:41:00Z"/>
  <w16cex:commentExtensible w16cex:durableId="11FD423A" w16cex:dateUtc="2025-09-28T02:46:00Z"/>
  <w16cex:commentExtensible w16cex:durableId="4CA56CBE" w16cex:dateUtc="2025-09-28T02:47:00Z"/>
  <w16cex:commentExtensible w16cex:durableId="2DE8A9C2" w16cex:dateUtc="2025-09-28T02:48:00Z"/>
  <w16cex:commentExtensible w16cex:durableId="5696ABF3" w16cex:dateUtc="2025-09-28T05:22:00Z"/>
  <w16cex:commentExtensible w16cex:durableId="191157F5" w16cex:dateUtc="2025-09-28T02:50:00Z"/>
  <w16cex:commentExtensible w16cex:durableId="5653CBCD" w16cex:dateUtc="2025-09-28T05:23:00Z"/>
  <w16cex:commentExtensible w16cex:durableId="2312EB43" w16cex:dateUtc="2025-09-28T03:01:00Z"/>
  <w16cex:commentExtensible w16cex:durableId="4D3E85A0" w16cex:dateUtc="2025-09-28T03:18:00Z"/>
  <w16cex:commentExtensible w16cex:durableId="768DD566" w16cex:dateUtc="2025-09-28T03:31:00Z"/>
  <w16cex:commentExtensible w16cex:durableId="39FDDF8C" w16cex:dateUtc="2025-09-28T0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AC397" w16cid:durableId="3A6B763B"/>
  <w16cid:commentId w16cid:paraId="1801E76E" w16cid:durableId="201E14C5"/>
  <w16cid:commentId w16cid:paraId="300028EB" w16cid:durableId="300028EB"/>
  <w16cid:commentId w16cid:paraId="76798BD5" w16cid:durableId="1CB47CE0"/>
  <w16cid:commentId w16cid:paraId="2505718F" w16cid:durableId="2505718F"/>
  <w16cid:commentId w16cid:paraId="35CA0A59" w16cid:durableId="398BDACF"/>
  <w16cid:commentId w16cid:paraId="11FD358B" w16cid:durableId="11FD358B"/>
  <w16cid:commentId w16cid:paraId="164323FA" w16cid:durableId="0D35B828"/>
  <w16cid:commentId w16cid:paraId="5FEFFB52" w16cid:durableId="5FEFFB52"/>
  <w16cid:commentId w16cid:paraId="0ACB8994" w16cid:durableId="11FD423A"/>
  <w16cid:commentId w16cid:paraId="054BE66B" w16cid:durableId="054BE66B"/>
  <w16cid:commentId w16cid:paraId="42C6A39E" w16cid:durableId="4CA56CBE"/>
  <w16cid:commentId w16cid:paraId="4C016B25" w16cid:durableId="4C016B25"/>
  <w16cid:commentId w16cid:paraId="266295CD" w16cid:durableId="2DE8A9C2"/>
  <w16cid:commentId w16cid:paraId="4851421C" w16cid:durableId="5696ABF3"/>
  <w16cid:commentId w16cid:paraId="31631F11" w16cid:durableId="191157F5"/>
  <w16cid:commentId w16cid:paraId="42D45BD2" w16cid:durableId="5653CBCD"/>
  <w16cid:commentId w16cid:paraId="006FEABF" w16cid:durableId="006FEABF"/>
  <w16cid:commentId w16cid:paraId="245A392F" w16cid:durableId="245A392F"/>
  <w16cid:commentId w16cid:paraId="24F71523" w16cid:durableId="24F71523"/>
  <w16cid:commentId w16cid:paraId="4971BD6B" w16cid:durableId="2312EB43"/>
  <w16cid:commentId w16cid:paraId="26F26B2D" w16cid:durableId="7871F21E"/>
  <w16cid:commentId w16cid:paraId="3690FDBD" w16cid:durableId="49EBFBB7"/>
  <w16cid:commentId w16cid:paraId="3A50EBC7" w16cid:durableId="1B92D4F6"/>
  <w16cid:commentId w16cid:paraId="7238B265" w16cid:durableId="7238B265"/>
  <w16cid:commentId w16cid:paraId="36D3C40F" w16cid:durableId="4D3E85A0"/>
  <w16cid:commentId w16cid:paraId="2DED7ABD" w16cid:durableId="768DD566"/>
  <w16cid:commentId w16cid:paraId="09B579E0" w16cid:durableId="39FDDF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9BDB1" w14:textId="77777777" w:rsidR="00B034BB" w:rsidRDefault="00B034BB">
      <w:r>
        <w:separator/>
      </w:r>
    </w:p>
  </w:endnote>
  <w:endnote w:type="continuationSeparator" w:id="0">
    <w:p w14:paraId="72F9DA1F" w14:textId="77777777" w:rsidR="00B034BB" w:rsidRDefault="00B03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5823671"/>
    </w:sdtPr>
    <w:sdtEndPr>
      <w:rPr>
        <w:rStyle w:val="PageNumber"/>
      </w:rPr>
    </w:sdtEndPr>
    <w:sdtContent>
      <w:p w14:paraId="74EB571B" w14:textId="77777777" w:rsidR="00907807" w:rsidRDefault="000A1646">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F98189" w14:textId="77777777" w:rsidR="00907807" w:rsidRDefault="009078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6205110"/>
    </w:sdtPr>
    <w:sdtEndPr>
      <w:rPr>
        <w:rStyle w:val="PageNumber"/>
      </w:rPr>
    </w:sdtEndPr>
    <w:sdtContent>
      <w:p w14:paraId="79BCB9AD" w14:textId="77777777" w:rsidR="00907807" w:rsidRDefault="000A1646">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C3288F3" w14:textId="77777777" w:rsidR="00907807" w:rsidRDefault="0090780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3FEAF" w14:textId="77777777" w:rsidR="00B034BB" w:rsidRDefault="00B034BB">
      <w:r>
        <w:separator/>
      </w:r>
    </w:p>
  </w:footnote>
  <w:footnote w:type="continuationSeparator" w:id="0">
    <w:p w14:paraId="62011174" w14:textId="77777777" w:rsidR="00B034BB" w:rsidRDefault="00B034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ADC"/>
    <w:multiLevelType w:val="multilevel"/>
    <w:tmpl w:val="34141ECE"/>
    <w:lvl w:ilvl="0">
      <w:start w:val="1"/>
      <w:numFmt w:val="decimal"/>
      <w:lvlText w:val="%1."/>
      <w:lvlJc w:val="left"/>
      <w:pPr>
        <w:ind w:left="360" w:hanging="360"/>
      </w:p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376643D"/>
    <w:multiLevelType w:val="multilevel"/>
    <w:tmpl w:val="34141ECE"/>
    <w:lvl w:ilvl="0">
      <w:start w:val="1"/>
      <w:numFmt w:val="decimal"/>
      <w:lvlText w:val="%1."/>
      <w:lvlJc w:val="left"/>
      <w:pPr>
        <w:ind w:left="360" w:hanging="360"/>
      </w:p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4141ECE"/>
    <w:multiLevelType w:val="multilevel"/>
    <w:tmpl w:val="34141ECE"/>
    <w:lvl w:ilvl="0">
      <w:start w:val="1"/>
      <w:numFmt w:val="decimal"/>
      <w:lvlText w:val="%1."/>
      <w:lvlJc w:val="left"/>
      <w:pPr>
        <w:ind w:left="360" w:hanging="360"/>
      </w:p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7303D4C"/>
    <w:multiLevelType w:val="multilevel"/>
    <w:tmpl w:val="77303D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4050204">
    <w:abstractNumId w:val="3"/>
  </w:num>
  <w:num w:numId="2" w16cid:durableId="1079332327">
    <w:abstractNumId w:val="2"/>
  </w:num>
  <w:num w:numId="3" w16cid:durableId="1166213225">
    <w:abstractNumId w:val="0"/>
  </w:num>
  <w:num w:numId="4" w16cid:durableId="12732485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rel De Leon Vergara">
    <w15:presenceInfo w15:providerId="AD" w15:userId="S::sorel.de.leon.vergara@rmit.edu.au::883639e5-0e07-4823-bdf3-a538406aa390"/>
  </w15:person>
  <w15:person w15:author="WPS_1687937929">
    <w15:presenceInfo w15:providerId="None" w15:userId="WPS_1687937929"/>
  </w15:person>
  <w15:person w15:author="Wei Tong">
    <w15:presenceInfo w15:providerId="AD" w15:userId="S::wei.tong@unimelb.edu.au::aa7dfd81-e669-4a36-8bac-e869571aa1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SystemFonts/>
  <w:bordersDoNotSurroundHeader/>
  <w:bordersDoNotSurroundFooter/>
  <w:proofState w:spelling="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iomaterials&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rrpazwaferdrnezvfhxvxsyrzp5dzp25dtd&quot;&gt;My EndNote Library&lt;record-ids&gt;&lt;item&gt;10&lt;/item&gt;&lt;item&gt;24&lt;/item&gt;&lt;item&gt;35&lt;/item&gt;&lt;item&gt;44&lt;/item&gt;&lt;item&gt;45&lt;/item&gt;&lt;item&gt;46&lt;/item&gt;&lt;item&gt;49&lt;/item&gt;&lt;item&gt;72&lt;/item&gt;&lt;item&gt;75&lt;/item&gt;&lt;item&gt;76&lt;/item&gt;&lt;item&gt;86&lt;/item&gt;&lt;item&gt;89&lt;/item&gt;&lt;item&gt;94&lt;/item&gt;&lt;item&gt;97&lt;/item&gt;&lt;item&gt;100&lt;/item&gt;&lt;item&gt;101&lt;/item&gt;&lt;item&gt;121&lt;/item&gt;&lt;item&gt;133&lt;/item&gt;&lt;item&gt;134&lt;/item&gt;&lt;item&gt;135&lt;/item&gt;&lt;item&gt;139&lt;/item&gt;&lt;item&gt;140&lt;/item&gt;&lt;item&gt;141&lt;/item&gt;&lt;item&gt;142&lt;/item&gt;&lt;item&gt;143&lt;/item&gt;&lt;item&gt;144&lt;/item&gt;&lt;item&gt;145&lt;/item&gt;&lt;item&gt;146&lt;/item&gt;&lt;item&gt;147&lt;/item&gt;&lt;item&gt;148&lt;/item&gt;&lt;item&gt;149&lt;/item&gt;&lt;item&gt;151&lt;/item&gt;&lt;item&gt;153&lt;/item&gt;&lt;item&gt;154&lt;/item&gt;&lt;item&gt;155&lt;/item&gt;&lt;item&gt;156&lt;/item&gt;&lt;item&gt;157&lt;/item&gt;&lt;item&gt;158&lt;/item&gt;&lt;item&gt;159&lt;/item&gt;&lt;item&gt;165&lt;/item&gt;&lt;item&gt;166&lt;/item&gt;&lt;item&gt;167&lt;/item&gt;&lt;item&gt;168&lt;/item&gt;&lt;item&gt;169&lt;/item&gt;&lt;item&gt;170&lt;/item&gt;&lt;item&gt;171&lt;/item&gt;&lt;item&gt;172&lt;/item&gt;&lt;item&gt;173&lt;/item&gt;&lt;item&gt;174&lt;/item&gt;&lt;item&gt;175&lt;/item&gt;&lt;item&gt;176&lt;/item&gt;&lt;item&gt;179&lt;/item&gt;&lt;item&gt;180&lt;/item&gt;&lt;item&gt;181&lt;/item&gt;&lt;item&gt;182&lt;/item&gt;&lt;item&gt;183&lt;/item&gt;&lt;item&gt;184&lt;/item&gt;&lt;item&gt;188&lt;/item&gt;&lt;item&gt;189&lt;/item&gt;&lt;item&gt;191&lt;/item&gt;&lt;item&gt;192&lt;/item&gt;&lt;item&gt;195&lt;/item&gt;&lt;item&gt;196&lt;/item&gt;&lt;item&gt;197&lt;/item&gt;&lt;item&gt;198&lt;/item&gt;&lt;item&gt;199&lt;/item&gt;&lt;item&gt;201&lt;/item&gt;&lt;item&gt;202&lt;/item&gt;&lt;item&gt;203&lt;/item&gt;&lt;item&gt;205&lt;/item&gt;&lt;item&gt;206&lt;/item&gt;&lt;item&gt;207&lt;/item&gt;&lt;item&gt;208&lt;/item&gt;&lt;item&gt;209&lt;/item&gt;&lt;item&gt;210&lt;/item&gt;&lt;item&gt;211&lt;/item&gt;&lt;item&gt;212&lt;/item&gt;&lt;item&gt;214&lt;/item&gt;&lt;item&gt;215&lt;/item&gt;&lt;item&gt;216&lt;/item&gt;&lt;item&gt;217&lt;/item&gt;&lt;item&gt;218&lt;/item&gt;&lt;item&gt;219&lt;/item&gt;&lt;item&gt;220&lt;/item&gt;&lt;item&gt;221&lt;/item&gt;&lt;item&gt;22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6114F1"/>
    <w:rsid w:val="000000A5"/>
    <w:rsid w:val="000128BF"/>
    <w:rsid w:val="00022A66"/>
    <w:rsid w:val="00023695"/>
    <w:rsid w:val="00024A2A"/>
    <w:rsid w:val="00024EB4"/>
    <w:rsid w:val="00037069"/>
    <w:rsid w:val="0005365B"/>
    <w:rsid w:val="000573F1"/>
    <w:rsid w:val="00066F18"/>
    <w:rsid w:val="00075F5D"/>
    <w:rsid w:val="00094C7E"/>
    <w:rsid w:val="000A1646"/>
    <w:rsid w:val="000C1700"/>
    <w:rsid w:val="000C5BF7"/>
    <w:rsid w:val="000C6D25"/>
    <w:rsid w:val="000C7143"/>
    <w:rsid w:val="000D7D3F"/>
    <w:rsid w:val="000E01AB"/>
    <w:rsid w:val="000E6DC8"/>
    <w:rsid w:val="000F184E"/>
    <w:rsid w:val="001023E3"/>
    <w:rsid w:val="0011779F"/>
    <w:rsid w:val="001278AE"/>
    <w:rsid w:val="0014269A"/>
    <w:rsid w:val="001506D7"/>
    <w:rsid w:val="0015189C"/>
    <w:rsid w:val="00153C44"/>
    <w:rsid w:val="00161C75"/>
    <w:rsid w:val="001875A5"/>
    <w:rsid w:val="001A0E0C"/>
    <w:rsid w:val="001A55D3"/>
    <w:rsid w:val="001B471B"/>
    <w:rsid w:val="001B7F24"/>
    <w:rsid w:val="001C1E38"/>
    <w:rsid w:val="001D22B5"/>
    <w:rsid w:val="001D310F"/>
    <w:rsid w:val="001D348B"/>
    <w:rsid w:val="001D3A03"/>
    <w:rsid w:val="001E6271"/>
    <w:rsid w:val="001F5FB8"/>
    <w:rsid w:val="001F7642"/>
    <w:rsid w:val="00200C12"/>
    <w:rsid w:val="00203112"/>
    <w:rsid w:val="00212ACA"/>
    <w:rsid w:val="00216A43"/>
    <w:rsid w:val="002205DB"/>
    <w:rsid w:val="002255FD"/>
    <w:rsid w:val="002263CB"/>
    <w:rsid w:val="0023318C"/>
    <w:rsid w:val="00233249"/>
    <w:rsid w:val="002352ED"/>
    <w:rsid w:val="00237AAE"/>
    <w:rsid w:val="0024045C"/>
    <w:rsid w:val="00241E95"/>
    <w:rsid w:val="00250626"/>
    <w:rsid w:val="002508F3"/>
    <w:rsid w:val="00262B0D"/>
    <w:rsid w:val="00272A80"/>
    <w:rsid w:val="002820C1"/>
    <w:rsid w:val="0028724F"/>
    <w:rsid w:val="00292846"/>
    <w:rsid w:val="002957D5"/>
    <w:rsid w:val="002975DB"/>
    <w:rsid w:val="002A492B"/>
    <w:rsid w:val="002D06D2"/>
    <w:rsid w:val="002F4A25"/>
    <w:rsid w:val="00301FE6"/>
    <w:rsid w:val="0032710B"/>
    <w:rsid w:val="00333ECA"/>
    <w:rsid w:val="00335DE4"/>
    <w:rsid w:val="003371A8"/>
    <w:rsid w:val="003413E3"/>
    <w:rsid w:val="00341929"/>
    <w:rsid w:val="0035506D"/>
    <w:rsid w:val="003643B6"/>
    <w:rsid w:val="00391108"/>
    <w:rsid w:val="003955FC"/>
    <w:rsid w:val="003A006C"/>
    <w:rsid w:val="003B0AC7"/>
    <w:rsid w:val="003B311D"/>
    <w:rsid w:val="003B3D76"/>
    <w:rsid w:val="003B709C"/>
    <w:rsid w:val="003C742B"/>
    <w:rsid w:val="003D3375"/>
    <w:rsid w:val="003D4F72"/>
    <w:rsid w:val="003D6486"/>
    <w:rsid w:val="003E3101"/>
    <w:rsid w:val="003E6802"/>
    <w:rsid w:val="003E6C79"/>
    <w:rsid w:val="003F0C68"/>
    <w:rsid w:val="003F25DB"/>
    <w:rsid w:val="003F4B0B"/>
    <w:rsid w:val="003F76FD"/>
    <w:rsid w:val="0040539B"/>
    <w:rsid w:val="00413F82"/>
    <w:rsid w:val="0041676A"/>
    <w:rsid w:val="004210F3"/>
    <w:rsid w:val="00421E6D"/>
    <w:rsid w:val="00434484"/>
    <w:rsid w:val="00440EFA"/>
    <w:rsid w:val="0044383F"/>
    <w:rsid w:val="00445627"/>
    <w:rsid w:val="00445E71"/>
    <w:rsid w:val="00451053"/>
    <w:rsid w:val="00460BDC"/>
    <w:rsid w:val="00465174"/>
    <w:rsid w:val="00465A47"/>
    <w:rsid w:val="00471C4C"/>
    <w:rsid w:val="00481406"/>
    <w:rsid w:val="0048162D"/>
    <w:rsid w:val="00481630"/>
    <w:rsid w:val="00490F38"/>
    <w:rsid w:val="004925AA"/>
    <w:rsid w:val="00493058"/>
    <w:rsid w:val="004951B7"/>
    <w:rsid w:val="004A3644"/>
    <w:rsid w:val="004A397D"/>
    <w:rsid w:val="004A5A23"/>
    <w:rsid w:val="004B42B7"/>
    <w:rsid w:val="004C07A7"/>
    <w:rsid w:val="004C23E4"/>
    <w:rsid w:val="004D16D3"/>
    <w:rsid w:val="004D17DE"/>
    <w:rsid w:val="004E5283"/>
    <w:rsid w:val="004E529D"/>
    <w:rsid w:val="004E6AA9"/>
    <w:rsid w:val="004F0ADF"/>
    <w:rsid w:val="004F182D"/>
    <w:rsid w:val="004F3A48"/>
    <w:rsid w:val="004F5C03"/>
    <w:rsid w:val="004F641C"/>
    <w:rsid w:val="00516D46"/>
    <w:rsid w:val="00521062"/>
    <w:rsid w:val="005244D8"/>
    <w:rsid w:val="00532863"/>
    <w:rsid w:val="00536715"/>
    <w:rsid w:val="00545E7D"/>
    <w:rsid w:val="00547098"/>
    <w:rsid w:val="005535EC"/>
    <w:rsid w:val="005601A5"/>
    <w:rsid w:val="005646F3"/>
    <w:rsid w:val="00566236"/>
    <w:rsid w:val="00566748"/>
    <w:rsid w:val="00566EA8"/>
    <w:rsid w:val="005679DE"/>
    <w:rsid w:val="0057363F"/>
    <w:rsid w:val="005763D1"/>
    <w:rsid w:val="00580DB9"/>
    <w:rsid w:val="00592D6C"/>
    <w:rsid w:val="005953F0"/>
    <w:rsid w:val="005A5204"/>
    <w:rsid w:val="005B12B4"/>
    <w:rsid w:val="005B3508"/>
    <w:rsid w:val="005B685D"/>
    <w:rsid w:val="005C30AA"/>
    <w:rsid w:val="005C7F3B"/>
    <w:rsid w:val="005D0AB2"/>
    <w:rsid w:val="005D50F2"/>
    <w:rsid w:val="005D74F6"/>
    <w:rsid w:val="005E6BDD"/>
    <w:rsid w:val="00606C67"/>
    <w:rsid w:val="00610DD4"/>
    <w:rsid w:val="00610E48"/>
    <w:rsid w:val="00611198"/>
    <w:rsid w:val="006114F1"/>
    <w:rsid w:val="00621AD2"/>
    <w:rsid w:val="00623D8E"/>
    <w:rsid w:val="00626618"/>
    <w:rsid w:val="00636086"/>
    <w:rsid w:val="00636EDA"/>
    <w:rsid w:val="00637718"/>
    <w:rsid w:val="0064008B"/>
    <w:rsid w:val="0064651F"/>
    <w:rsid w:val="00650936"/>
    <w:rsid w:val="00655051"/>
    <w:rsid w:val="006555F7"/>
    <w:rsid w:val="006617C0"/>
    <w:rsid w:val="00665E93"/>
    <w:rsid w:val="006711A8"/>
    <w:rsid w:val="00672BF5"/>
    <w:rsid w:val="00675456"/>
    <w:rsid w:val="0068088F"/>
    <w:rsid w:val="006836D3"/>
    <w:rsid w:val="00684D6E"/>
    <w:rsid w:val="00687B03"/>
    <w:rsid w:val="006935A7"/>
    <w:rsid w:val="00693C2A"/>
    <w:rsid w:val="006A01B7"/>
    <w:rsid w:val="006A18FC"/>
    <w:rsid w:val="006A2ED2"/>
    <w:rsid w:val="006B4907"/>
    <w:rsid w:val="006B6E01"/>
    <w:rsid w:val="006C3CC7"/>
    <w:rsid w:val="006C5BA5"/>
    <w:rsid w:val="006F3C68"/>
    <w:rsid w:val="006F723A"/>
    <w:rsid w:val="00702BFD"/>
    <w:rsid w:val="00724786"/>
    <w:rsid w:val="00730EC7"/>
    <w:rsid w:val="00732908"/>
    <w:rsid w:val="007332A5"/>
    <w:rsid w:val="00742403"/>
    <w:rsid w:val="00751863"/>
    <w:rsid w:val="00772AF3"/>
    <w:rsid w:val="007734E2"/>
    <w:rsid w:val="00773894"/>
    <w:rsid w:val="007805A5"/>
    <w:rsid w:val="007826C3"/>
    <w:rsid w:val="00784BAC"/>
    <w:rsid w:val="007918A3"/>
    <w:rsid w:val="00792E92"/>
    <w:rsid w:val="007A6AF5"/>
    <w:rsid w:val="007B11CE"/>
    <w:rsid w:val="007C3AE1"/>
    <w:rsid w:val="007D43DD"/>
    <w:rsid w:val="007D470B"/>
    <w:rsid w:val="007D6714"/>
    <w:rsid w:val="007E01BD"/>
    <w:rsid w:val="0080127B"/>
    <w:rsid w:val="00817074"/>
    <w:rsid w:val="00826987"/>
    <w:rsid w:val="00833D56"/>
    <w:rsid w:val="00846CA5"/>
    <w:rsid w:val="00852D0E"/>
    <w:rsid w:val="00856FDA"/>
    <w:rsid w:val="00860D4D"/>
    <w:rsid w:val="00860F13"/>
    <w:rsid w:val="00865D8B"/>
    <w:rsid w:val="008676B7"/>
    <w:rsid w:val="00882E3E"/>
    <w:rsid w:val="008854AA"/>
    <w:rsid w:val="00886CC7"/>
    <w:rsid w:val="00894613"/>
    <w:rsid w:val="008A22DE"/>
    <w:rsid w:val="008A3403"/>
    <w:rsid w:val="008C6399"/>
    <w:rsid w:val="008D0A0E"/>
    <w:rsid w:val="008D2797"/>
    <w:rsid w:val="008D5CE7"/>
    <w:rsid w:val="008E0A7E"/>
    <w:rsid w:val="008E4013"/>
    <w:rsid w:val="008F4280"/>
    <w:rsid w:val="008F624E"/>
    <w:rsid w:val="0090396B"/>
    <w:rsid w:val="009049EA"/>
    <w:rsid w:val="00905680"/>
    <w:rsid w:val="009077B4"/>
    <w:rsid w:val="00907807"/>
    <w:rsid w:val="00911E57"/>
    <w:rsid w:val="00914A12"/>
    <w:rsid w:val="00914A91"/>
    <w:rsid w:val="00924CA6"/>
    <w:rsid w:val="00944E0E"/>
    <w:rsid w:val="0095210F"/>
    <w:rsid w:val="00956A19"/>
    <w:rsid w:val="00965661"/>
    <w:rsid w:val="00973A81"/>
    <w:rsid w:val="00974E94"/>
    <w:rsid w:val="00980E48"/>
    <w:rsid w:val="00991449"/>
    <w:rsid w:val="00992332"/>
    <w:rsid w:val="00992360"/>
    <w:rsid w:val="009A1F9C"/>
    <w:rsid w:val="009B5887"/>
    <w:rsid w:val="009C33F1"/>
    <w:rsid w:val="009C78A5"/>
    <w:rsid w:val="009D32DD"/>
    <w:rsid w:val="009D7FBD"/>
    <w:rsid w:val="009E70F5"/>
    <w:rsid w:val="00A0126A"/>
    <w:rsid w:val="00A11FFF"/>
    <w:rsid w:val="00A25E7C"/>
    <w:rsid w:val="00A361B1"/>
    <w:rsid w:val="00A5649F"/>
    <w:rsid w:val="00A601F4"/>
    <w:rsid w:val="00A607FB"/>
    <w:rsid w:val="00A63701"/>
    <w:rsid w:val="00A83C62"/>
    <w:rsid w:val="00A877D4"/>
    <w:rsid w:val="00A921A4"/>
    <w:rsid w:val="00A94BBB"/>
    <w:rsid w:val="00AA09F2"/>
    <w:rsid w:val="00AA52F6"/>
    <w:rsid w:val="00AB1C26"/>
    <w:rsid w:val="00AB3632"/>
    <w:rsid w:val="00AB6AFC"/>
    <w:rsid w:val="00AD3AB0"/>
    <w:rsid w:val="00AE14EE"/>
    <w:rsid w:val="00AF6ECF"/>
    <w:rsid w:val="00AF7FBD"/>
    <w:rsid w:val="00B034BB"/>
    <w:rsid w:val="00B30778"/>
    <w:rsid w:val="00B368F3"/>
    <w:rsid w:val="00B4168C"/>
    <w:rsid w:val="00B61A1B"/>
    <w:rsid w:val="00B6277D"/>
    <w:rsid w:val="00B63384"/>
    <w:rsid w:val="00B80573"/>
    <w:rsid w:val="00B82F5D"/>
    <w:rsid w:val="00B86792"/>
    <w:rsid w:val="00B9194B"/>
    <w:rsid w:val="00B9449B"/>
    <w:rsid w:val="00B97369"/>
    <w:rsid w:val="00BA7B83"/>
    <w:rsid w:val="00BB6238"/>
    <w:rsid w:val="00BC39B2"/>
    <w:rsid w:val="00BD5284"/>
    <w:rsid w:val="00BE0674"/>
    <w:rsid w:val="00BE09D4"/>
    <w:rsid w:val="00BE3E55"/>
    <w:rsid w:val="00BE6141"/>
    <w:rsid w:val="00BE6C76"/>
    <w:rsid w:val="00C0075A"/>
    <w:rsid w:val="00C050D5"/>
    <w:rsid w:val="00C104F9"/>
    <w:rsid w:val="00C1078A"/>
    <w:rsid w:val="00C12642"/>
    <w:rsid w:val="00C1395B"/>
    <w:rsid w:val="00C2075B"/>
    <w:rsid w:val="00C51850"/>
    <w:rsid w:val="00C565AA"/>
    <w:rsid w:val="00C60EDB"/>
    <w:rsid w:val="00C61E06"/>
    <w:rsid w:val="00C6785C"/>
    <w:rsid w:val="00CA3359"/>
    <w:rsid w:val="00CA4C19"/>
    <w:rsid w:val="00CC15BF"/>
    <w:rsid w:val="00CC35E6"/>
    <w:rsid w:val="00CC512F"/>
    <w:rsid w:val="00CD000E"/>
    <w:rsid w:val="00CD3A08"/>
    <w:rsid w:val="00CD5BFD"/>
    <w:rsid w:val="00CD65D3"/>
    <w:rsid w:val="00CE3481"/>
    <w:rsid w:val="00CE728C"/>
    <w:rsid w:val="00CF0D13"/>
    <w:rsid w:val="00CF6D2D"/>
    <w:rsid w:val="00D12F0C"/>
    <w:rsid w:val="00D25855"/>
    <w:rsid w:val="00D2657E"/>
    <w:rsid w:val="00D342D2"/>
    <w:rsid w:val="00D36501"/>
    <w:rsid w:val="00D44C24"/>
    <w:rsid w:val="00D56AE2"/>
    <w:rsid w:val="00D57D8B"/>
    <w:rsid w:val="00D6250A"/>
    <w:rsid w:val="00D70249"/>
    <w:rsid w:val="00D7118D"/>
    <w:rsid w:val="00D72E88"/>
    <w:rsid w:val="00D77021"/>
    <w:rsid w:val="00D809BF"/>
    <w:rsid w:val="00D9130D"/>
    <w:rsid w:val="00D9419C"/>
    <w:rsid w:val="00D952C6"/>
    <w:rsid w:val="00D95B0B"/>
    <w:rsid w:val="00D97581"/>
    <w:rsid w:val="00D97B5D"/>
    <w:rsid w:val="00DA61E7"/>
    <w:rsid w:val="00DB346D"/>
    <w:rsid w:val="00DC2FB5"/>
    <w:rsid w:val="00DD3D39"/>
    <w:rsid w:val="00DD76D1"/>
    <w:rsid w:val="00DF5DB8"/>
    <w:rsid w:val="00E0685D"/>
    <w:rsid w:val="00E15C8D"/>
    <w:rsid w:val="00E15FF7"/>
    <w:rsid w:val="00E34BC3"/>
    <w:rsid w:val="00E44190"/>
    <w:rsid w:val="00E44B7B"/>
    <w:rsid w:val="00E45119"/>
    <w:rsid w:val="00E52517"/>
    <w:rsid w:val="00E556C8"/>
    <w:rsid w:val="00E6050B"/>
    <w:rsid w:val="00E72632"/>
    <w:rsid w:val="00E773B7"/>
    <w:rsid w:val="00E8016E"/>
    <w:rsid w:val="00E847F4"/>
    <w:rsid w:val="00E871EE"/>
    <w:rsid w:val="00E87F29"/>
    <w:rsid w:val="00EA6C6F"/>
    <w:rsid w:val="00EB0FE1"/>
    <w:rsid w:val="00EB3604"/>
    <w:rsid w:val="00EC29DB"/>
    <w:rsid w:val="00ED5E16"/>
    <w:rsid w:val="00EE4991"/>
    <w:rsid w:val="00EF2E35"/>
    <w:rsid w:val="00F010E9"/>
    <w:rsid w:val="00F05D1E"/>
    <w:rsid w:val="00F07443"/>
    <w:rsid w:val="00F12FC1"/>
    <w:rsid w:val="00F16212"/>
    <w:rsid w:val="00F22C29"/>
    <w:rsid w:val="00F31756"/>
    <w:rsid w:val="00F31E82"/>
    <w:rsid w:val="00F3352C"/>
    <w:rsid w:val="00F35578"/>
    <w:rsid w:val="00F35CC9"/>
    <w:rsid w:val="00F46C4C"/>
    <w:rsid w:val="00F51D65"/>
    <w:rsid w:val="00F52DE1"/>
    <w:rsid w:val="00F61F7D"/>
    <w:rsid w:val="00F63155"/>
    <w:rsid w:val="00F706FF"/>
    <w:rsid w:val="00F71ED8"/>
    <w:rsid w:val="00F808C0"/>
    <w:rsid w:val="00F83B22"/>
    <w:rsid w:val="00FA31C6"/>
    <w:rsid w:val="00FA5A5C"/>
    <w:rsid w:val="00FB2461"/>
    <w:rsid w:val="00FB2ED0"/>
    <w:rsid w:val="00FC0E0A"/>
    <w:rsid w:val="00FD5583"/>
    <w:rsid w:val="00FE261D"/>
    <w:rsid w:val="00FF3107"/>
    <w:rsid w:val="01154EDD"/>
    <w:rsid w:val="0130303B"/>
    <w:rsid w:val="01390BCC"/>
    <w:rsid w:val="01437C9C"/>
    <w:rsid w:val="01457570"/>
    <w:rsid w:val="015508E7"/>
    <w:rsid w:val="016C218B"/>
    <w:rsid w:val="018E4761"/>
    <w:rsid w:val="01A729A0"/>
    <w:rsid w:val="01A73D87"/>
    <w:rsid w:val="01DD3C4D"/>
    <w:rsid w:val="01F176F8"/>
    <w:rsid w:val="020C6617"/>
    <w:rsid w:val="02195C02"/>
    <w:rsid w:val="026003DA"/>
    <w:rsid w:val="02EA50AE"/>
    <w:rsid w:val="03395064"/>
    <w:rsid w:val="03422E78"/>
    <w:rsid w:val="03597303"/>
    <w:rsid w:val="036C34DA"/>
    <w:rsid w:val="036D08B3"/>
    <w:rsid w:val="03800AC6"/>
    <w:rsid w:val="039B3DC0"/>
    <w:rsid w:val="03DD6186"/>
    <w:rsid w:val="03FB485E"/>
    <w:rsid w:val="04090D29"/>
    <w:rsid w:val="04363AE8"/>
    <w:rsid w:val="046A7A7D"/>
    <w:rsid w:val="046B19E4"/>
    <w:rsid w:val="046F01B0"/>
    <w:rsid w:val="04770389"/>
    <w:rsid w:val="04874344"/>
    <w:rsid w:val="04F67C76"/>
    <w:rsid w:val="05025F27"/>
    <w:rsid w:val="05237065"/>
    <w:rsid w:val="05735564"/>
    <w:rsid w:val="05D36955"/>
    <w:rsid w:val="05D84E57"/>
    <w:rsid w:val="06241E63"/>
    <w:rsid w:val="062C6F51"/>
    <w:rsid w:val="065A0CCD"/>
    <w:rsid w:val="06935222"/>
    <w:rsid w:val="06987582"/>
    <w:rsid w:val="06A72A7B"/>
    <w:rsid w:val="06A92DE0"/>
    <w:rsid w:val="06C61153"/>
    <w:rsid w:val="06D373CC"/>
    <w:rsid w:val="06E415DA"/>
    <w:rsid w:val="070457D8"/>
    <w:rsid w:val="07992EB2"/>
    <w:rsid w:val="07C73EC2"/>
    <w:rsid w:val="080F666C"/>
    <w:rsid w:val="08191757"/>
    <w:rsid w:val="0875137A"/>
    <w:rsid w:val="088719DB"/>
    <w:rsid w:val="08901A19"/>
    <w:rsid w:val="08E412A1"/>
    <w:rsid w:val="08F0070A"/>
    <w:rsid w:val="08F23040"/>
    <w:rsid w:val="08FA5A37"/>
    <w:rsid w:val="090E6DE2"/>
    <w:rsid w:val="09110522"/>
    <w:rsid w:val="093305F6"/>
    <w:rsid w:val="09671B31"/>
    <w:rsid w:val="099F4CD6"/>
    <w:rsid w:val="09CA0026"/>
    <w:rsid w:val="09DB3168"/>
    <w:rsid w:val="09FE1E33"/>
    <w:rsid w:val="0A197D3C"/>
    <w:rsid w:val="0A4B530A"/>
    <w:rsid w:val="0A74053B"/>
    <w:rsid w:val="0A7669ED"/>
    <w:rsid w:val="0A96708F"/>
    <w:rsid w:val="0A9F23E7"/>
    <w:rsid w:val="0AA957DD"/>
    <w:rsid w:val="0AD025A1"/>
    <w:rsid w:val="0AD44C79"/>
    <w:rsid w:val="0AD97CBD"/>
    <w:rsid w:val="0AF5137F"/>
    <w:rsid w:val="0B155402"/>
    <w:rsid w:val="0B8D2240"/>
    <w:rsid w:val="0C457594"/>
    <w:rsid w:val="0C4C174B"/>
    <w:rsid w:val="0C5745A7"/>
    <w:rsid w:val="0C851169"/>
    <w:rsid w:val="0C9E047D"/>
    <w:rsid w:val="0CAA643B"/>
    <w:rsid w:val="0CD42E68"/>
    <w:rsid w:val="0CD66DD1"/>
    <w:rsid w:val="0D2158AB"/>
    <w:rsid w:val="0D2E7052"/>
    <w:rsid w:val="0D466B4A"/>
    <w:rsid w:val="0D717578"/>
    <w:rsid w:val="0D904269"/>
    <w:rsid w:val="0DA42768"/>
    <w:rsid w:val="0DBC505E"/>
    <w:rsid w:val="0DE8572F"/>
    <w:rsid w:val="0E545297"/>
    <w:rsid w:val="0E741495"/>
    <w:rsid w:val="0EBF031C"/>
    <w:rsid w:val="0ECE36AE"/>
    <w:rsid w:val="0F063B05"/>
    <w:rsid w:val="0F5E02A2"/>
    <w:rsid w:val="0F753AAE"/>
    <w:rsid w:val="0F8938E6"/>
    <w:rsid w:val="0F9D27AC"/>
    <w:rsid w:val="0FC1070A"/>
    <w:rsid w:val="0FE20680"/>
    <w:rsid w:val="0FF6162C"/>
    <w:rsid w:val="10530AD1"/>
    <w:rsid w:val="10533B3A"/>
    <w:rsid w:val="10676988"/>
    <w:rsid w:val="10D95F27"/>
    <w:rsid w:val="10E16A59"/>
    <w:rsid w:val="10E548CC"/>
    <w:rsid w:val="110746F6"/>
    <w:rsid w:val="112F1F07"/>
    <w:rsid w:val="11317B11"/>
    <w:rsid w:val="118C44E9"/>
    <w:rsid w:val="119105B0"/>
    <w:rsid w:val="1193257A"/>
    <w:rsid w:val="11CE7A4F"/>
    <w:rsid w:val="122F4A60"/>
    <w:rsid w:val="12335FDA"/>
    <w:rsid w:val="128C1C6D"/>
    <w:rsid w:val="12915CD7"/>
    <w:rsid w:val="12F84B71"/>
    <w:rsid w:val="13225964"/>
    <w:rsid w:val="13394A5B"/>
    <w:rsid w:val="13536715"/>
    <w:rsid w:val="135950FD"/>
    <w:rsid w:val="135B0E75"/>
    <w:rsid w:val="13A415BB"/>
    <w:rsid w:val="13E14073"/>
    <w:rsid w:val="141D40C5"/>
    <w:rsid w:val="142C4592"/>
    <w:rsid w:val="143E4A1F"/>
    <w:rsid w:val="146E5860"/>
    <w:rsid w:val="14975EDD"/>
    <w:rsid w:val="149E46E1"/>
    <w:rsid w:val="14B62C58"/>
    <w:rsid w:val="14B7657F"/>
    <w:rsid w:val="14F96B98"/>
    <w:rsid w:val="15001420"/>
    <w:rsid w:val="15187863"/>
    <w:rsid w:val="1536452A"/>
    <w:rsid w:val="155F0F53"/>
    <w:rsid w:val="15EB4733"/>
    <w:rsid w:val="15EF2458"/>
    <w:rsid w:val="15F57B44"/>
    <w:rsid w:val="15FA2BC8"/>
    <w:rsid w:val="165C5898"/>
    <w:rsid w:val="165F4DDD"/>
    <w:rsid w:val="166E4600"/>
    <w:rsid w:val="166F41C2"/>
    <w:rsid w:val="168E3310"/>
    <w:rsid w:val="16BE56D5"/>
    <w:rsid w:val="16C136E5"/>
    <w:rsid w:val="16C40F1D"/>
    <w:rsid w:val="173A7BE8"/>
    <w:rsid w:val="174234E7"/>
    <w:rsid w:val="176F3141"/>
    <w:rsid w:val="178E2A1D"/>
    <w:rsid w:val="179955A2"/>
    <w:rsid w:val="17996410"/>
    <w:rsid w:val="17A22CE7"/>
    <w:rsid w:val="17C02DD0"/>
    <w:rsid w:val="17D52A38"/>
    <w:rsid w:val="18952734"/>
    <w:rsid w:val="189B46F2"/>
    <w:rsid w:val="18A60F50"/>
    <w:rsid w:val="18AD616C"/>
    <w:rsid w:val="18BF3C55"/>
    <w:rsid w:val="18D530D4"/>
    <w:rsid w:val="198F1879"/>
    <w:rsid w:val="19904DD0"/>
    <w:rsid w:val="1998333F"/>
    <w:rsid w:val="19D653C4"/>
    <w:rsid w:val="1A391B9E"/>
    <w:rsid w:val="1A424B3D"/>
    <w:rsid w:val="1A4A3900"/>
    <w:rsid w:val="1A5074F5"/>
    <w:rsid w:val="1A750A6F"/>
    <w:rsid w:val="1A864037"/>
    <w:rsid w:val="1A8D2A66"/>
    <w:rsid w:val="1AA101F2"/>
    <w:rsid w:val="1AFD2812"/>
    <w:rsid w:val="1B115287"/>
    <w:rsid w:val="1B4C7393"/>
    <w:rsid w:val="1B4D379A"/>
    <w:rsid w:val="1B803B6F"/>
    <w:rsid w:val="1B9B6711"/>
    <w:rsid w:val="1BC7354C"/>
    <w:rsid w:val="1BFC05F0"/>
    <w:rsid w:val="1C0025BA"/>
    <w:rsid w:val="1C057BD0"/>
    <w:rsid w:val="1C4A4443"/>
    <w:rsid w:val="1C587B80"/>
    <w:rsid w:val="1C5D7A0C"/>
    <w:rsid w:val="1C787B9A"/>
    <w:rsid w:val="1CC7132A"/>
    <w:rsid w:val="1CCE26B8"/>
    <w:rsid w:val="1CFA58B9"/>
    <w:rsid w:val="1D01483C"/>
    <w:rsid w:val="1D1A7519"/>
    <w:rsid w:val="1D2E50AE"/>
    <w:rsid w:val="1D372EF3"/>
    <w:rsid w:val="1D412898"/>
    <w:rsid w:val="1DA11B7B"/>
    <w:rsid w:val="1DC6678F"/>
    <w:rsid w:val="1DE43C6F"/>
    <w:rsid w:val="1DED6036"/>
    <w:rsid w:val="1E403970"/>
    <w:rsid w:val="1E990AA4"/>
    <w:rsid w:val="1E9E15EB"/>
    <w:rsid w:val="1EB24365"/>
    <w:rsid w:val="1F144534"/>
    <w:rsid w:val="1F490FA6"/>
    <w:rsid w:val="1F53748C"/>
    <w:rsid w:val="1FBF1D89"/>
    <w:rsid w:val="1FCE446D"/>
    <w:rsid w:val="1FF64C19"/>
    <w:rsid w:val="201A0EB2"/>
    <w:rsid w:val="206A0939"/>
    <w:rsid w:val="20D0585B"/>
    <w:rsid w:val="20D52267"/>
    <w:rsid w:val="20D54A09"/>
    <w:rsid w:val="20ED7A3E"/>
    <w:rsid w:val="20FA7F20"/>
    <w:rsid w:val="212E4674"/>
    <w:rsid w:val="214F4AEA"/>
    <w:rsid w:val="218F3034"/>
    <w:rsid w:val="219C43D1"/>
    <w:rsid w:val="219F0AC7"/>
    <w:rsid w:val="21A577A2"/>
    <w:rsid w:val="21F43704"/>
    <w:rsid w:val="223E3E3C"/>
    <w:rsid w:val="225E3C5D"/>
    <w:rsid w:val="2265761B"/>
    <w:rsid w:val="22E9024C"/>
    <w:rsid w:val="233A0AA7"/>
    <w:rsid w:val="2348136C"/>
    <w:rsid w:val="23691C48"/>
    <w:rsid w:val="23741495"/>
    <w:rsid w:val="23BF4B9C"/>
    <w:rsid w:val="23ED1676"/>
    <w:rsid w:val="2423153B"/>
    <w:rsid w:val="242B4BCF"/>
    <w:rsid w:val="247812DC"/>
    <w:rsid w:val="248B0EE5"/>
    <w:rsid w:val="249D12EE"/>
    <w:rsid w:val="24BC54EC"/>
    <w:rsid w:val="24D804BA"/>
    <w:rsid w:val="24E00499"/>
    <w:rsid w:val="24FD073A"/>
    <w:rsid w:val="25162FA6"/>
    <w:rsid w:val="254C02A5"/>
    <w:rsid w:val="255B4D05"/>
    <w:rsid w:val="255D0A7D"/>
    <w:rsid w:val="25A14E0E"/>
    <w:rsid w:val="25AB4DCA"/>
    <w:rsid w:val="25C842D2"/>
    <w:rsid w:val="25D51510"/>
    <w:rsid w:val="25F04C9A"/>
    <w:rsid w:val="25FC7AF6"/>
    <w:rsid w:val="26112471"/>
    <w:rsid w:val="261E020C"/>
    <w:rsid w:val="26203515"/>
    <w:rsid w:val="26673911"/>
    <w:rsid w:val="2689587D"/>
    <w:rsid w:val="26911E2D"/>
    <w:rsid w:val="26C46898"/>
    <w:rsid w:val="26CA0394"/>
    <w:rsid w:val="26CD1C32"/>
    <w:rsid w:val="27540C9F"/>
    <w:rsid w:val="2778394C"/>
    <w:rsid w:val="277B3EE9"/>
    <w:rsid w:val="278459FA"/>
    <w:rsid w:val="27A42993"/>
    <w:rsid w:val="27A961FC"/>
    <w:rsid w:val="281825EA"/>
    <w:rsid w:val="282635A7"/>
    <w:rsid w:val="28C332ED"/>
    <w:rsid w:val="28D177B8"/>
    <w:rsid w:val="28F17C6E"/>
    <w:rsid w:val="28FA7092"/>
    <w:rsid w:val="290F02E0"/>
    <w:rsid w:val="29143B49"/>
    <w:rsid w:val="29272275"/>
    <w:rsid w:val="29EE7EF6"/>
    <w:rsid w:val="29FD6F70"/>
    <w:rsid w:val="2A3E21CB"/>
    <w:rsid w:val="2A405C7B"/>
    <w:rsid w:val="2A4F00C0"/>
    <w:rsid w:val="2A500BB0"/>
    <w:rsid w:val="2A77438F"/>
    <w:rsid w:val="2A8A1A57"/>
    <w:rsid w:val="2AAF3B29"/>
    <w:rsid w:val="2ACF4795"/>
    <w:rsid w:val="2AE412F9"/>
    <w:rsid w:val="2AE80DE9"/>
    <w:rsid w:val="2B195032"/>
    <w:rsid w:val="2B1A4D1A"/>
    <w:rsid w:val="2B204A27"/>
    <w:rsid w:val="2B57647A"/>
    <w:rsid w:val="2B7F73A1"/>
    <w:rsid w:val="2BE470C3"/>
    <w:rsid w:val="2BF75642"/>
    <w:rsid w:val="2C1A430B"/>
    <w:rsid w:val="2C3F0EDD"/>
    <w:rsid w:val="2C6C7F20"/>
    <w:rsid w:val="2C705BC5"/>
    <w:rsid w:val="2C7C3EDF"/>
    <w:rsid w:val="2C842D93"/>
    <w:rsid w:val="2C8B4122"/>
    <w:rsid w:val="2C983E2F"/>
    <w:rsid w:val="2CA60F5C"/>
    <w:rsid w:val="2D0F4D53"/>
    <w:rsid w:val="2D271892"/>
    <w:rsid w:val="2D373257"/>
    <w:rsid w:val="2D7C5178"/>
    <w:rsid w:val="2E035522"/>
    <w:rsid w:val="2E1A5689"/>
    <w:rsid w:val="2E9279E9"/>
    <w:rsid w:val="2EAB2859"/>
    <w:rsid w:val="2EBB1AC1"/>
    <w:rsid w:val="2EE543BC"/>
    <w:rsid w:val="2EEE6BFD"/>
    <w:rsid w:val="2F230642"/>
    <w:rsid w:val="2F4146F7"/>
    <w:rsid w:val="2F45497C"/>
    <w:rsid w:val="2F7B2342"/>
    <w:rsid w:val="2F7E04E3"/>
    <w:rsid w:val="2F8F221A"/>
    <w:rsid w:val="2FAE5E5A"/>
    <w:rsid w:val="2FB3582A"/>
    <w:rsid w:val="2FCA4F61"/>
    <w:rsid w:val="2FD147F3"/>
    <w:rsid w:val="2FEE50F3"/>
    <w:rsid w:val="2FFA7D95"/>
    <w:rsid w:val="301461DC"/>
    <w:rsid w:val="303845C1"/>
    <w:rsid w:val="305362BD"/>
    <w:rsid w:val="309E5909"/>
    <w:rsid w:val="30AE5148"/>
    <w:rsid w:val="30B20A79"/>
    <w:rsid w:val="30C145B6"/>
    <w:rsid w:val="30FF0C3A"/>
    <w:rsid w:val="310F6E0A"/>
    <w:rsid w:val="31121CB9"/>
    <w:rsid w:val="312D39F9"/>
    <w:rsid w:val="31440D43"/>
    <w:rsid w:val="317949CE"/>
    <w:rsid w:val="31815AF3"/>
    <w:rsid w:val="31833619"/>
    <w:rsid w:val="31851106"/>
    <w:rsid w:val="31A43590"/>
    <w:rsid w:val="31A91B03"/>
    <w:rsid w:val="31B27034"/>
    <w:rsid w:val="31BC4D7D"/>
    <w:rsid w:val="31ED791C"/>
    <w:rsid w:val="3216691E"/>
    <w:rsid w:val="323D54E4"/>
    <w:rsid w:val="32451ACC"/>
    <w:rsid w:val="32B12408"/>
    <w:rsid w:val="32D10F64"/>
    <w:rsid w:val="33056A68"/>
    <w:rsid w:val="33103530"/>
    <w:rsid w:val="33353C96"/>
    <w:rsid w:val="336953D4"/>
    <w:rsid w:val="33B95A18"/>
    <w:rsid w:val="33BB52B4"/>
    <w:rsid w:val="33CF0D98"/>
    <w:rsid w:val="33D81D29"/>
    <w:rsid w:val="33DB0C33"/>
    <w:rsid w:val="34545741"/>
    <w:rsid w:val="346B5745"/>
    <w:rsid w:val="346F59A6"/>
    <w:rsid w:val="34734FC9"/>
    <w:rsid w:val="347436ED"/>
    <w:rsid w:val="34A30C6D"/>
    <w:rsid w:val="3521683F"/>
    <w:rsid w:val="352670DE"/>
    <w:rsid w:val="356419B4"/>
    <w:rsid w:val="357E0CC8"/>
    <w:rsid w:val="35977A46"/>
    <w:rsid w:val="35DF103A"/>
    <w:rsid w:val="35E540D5"/>
    <w:rsid w:val="360A4309"/>
    <w:rsid w:val="360D204B"/>
    <w:rsid w:val="363D46DF"/>
    <w:rsid w:val="365D6B68"/>
    <w:rsid w:val="369F5993"/>
    <w:rsid w:val="36FF7010"/>
    <w:rsid w:val="371A07CC"/>
    <w:rsid w:val="373830F8"/>
    <w:rsid w:val="373D426B"/>
    <w:rsid w:val="375F0685"/>
    <w:rsid w:val="37887340"/>
    <w:rsid w:val="37DE4063"/>
    <w:rsid w:val="37E67A3D"/>
    <w:rsid w:val="37FA0904"/>
    <w:rsid w:val="38547D4B"/>
    <w:rsid w:val="387D5266"/>
    <w:rsid w:val="38803F58"/>
    <w:rsid w:val="38A87E0A"/>
    <w:rsid w:val="38B071C7"/>
    <w:rsid w:val="38C34C43"/>
    <w:rsid w:val="38D86941"/>
    <w:rsid w:val="38EC12ED"/>
    <w:rsid w:val="393671C3"/>
    <w:rsid w:val="39525765"/>
    <w:rsid w:val="39726F43"/>
    <w:rsid w:val="39894D76"/>
    <w:rsid w:val="399101B5"/>
    <w:rsid w:val="39E564A0"/>
    <w:rsid w:val="39E62997"/>
    <w:rsid w:val="3A000E2F"/>
    <w:rsid w:val="3A2B72B8"/>
    <w:rsid w:val="3A3B7187"/>
    <w:rsid w:val="3A6152DC"/>
    <w:rsid w:val="3A616CFC"/>
    <w:rsid w:val="3A920D71"/>
    <w:rsid w:val="3AC54CA3"/>
    <w:rsid w:val="3AD153F6"/>
    <w:rsid w:val="3B1B48C3"/>
    <w:rsid w:val="3B6B79A2"/>
    <w:rsid w:val="3BA23236"/>
    <w:rsid w:val="3BA26D92"/>
    <w:rsid w:val="3BAC0B66"/>
    <w:rsid w:val="3BF770DE"/>
    <w:rsid w:val="3BFF5F92"/>
    <w:rsid w:val="3C340573"/>
    <w:rsid w:val="3C4542ED"/>
    <w:rsid w:val="3C487939"/>
    <w:rsid w:val="3C515611"/>
    <w:rsid w:val="3C7E15AD"/>
    <w:rsid w:val="3C91685F"/>
    <w:rsid w:val="3CB31036"/>
    <w:rsid w:val="3CDB07AE"/>
    <w:rsid w:val="3D2821F1"/>
    <w:rsid w:val="3D2E1198"/>
    <w:rsid w:val="3D453E79"/>
    <w:rsid w:val="3D6764E5"/>
    <w:rsid w:val="3D6E1622"/>
    <w:rsid w:val="3DB5410E"/>
    <w:rsid w:val="3DCB5753"/>
    <w:rsid w:val="3DEE2762"/>
    <w:rsid w:val="3E0047B1"/>
    <w:rsid w:val="3E295549"/>
    <w:rsid w:val="3E573E64"/>
    <w:rsid w:val="3E6D04F4"/>
    <w:rsid w:val="3E7D4FE8"/>
    <w:rsid w:val="3EBC36C7"/>
    <w:rsid w:val="3ECD0965"/>
    <w:rsid w:val="3ED94B87"/>
    <w:rsid w:val="3EF43C96"/>
    <w:rsid w:val="3F282372"/>
    <w:rsid w:val="3F366F06"/>
    <w:rsid w:val="3F454DDF"/>
    <w:rsid w:val="3F656A54"/>
    <w:rsid w:val="3F676329"/>
    <w:rsid w:val="3F865684"/>
    <w:rsid w:val="3F9B06C8"/>
    <w:rsid w:val="3FC25C55"/>
    <w:rsid w:val="3FE268BE"/>
    <w:rsid w:val="40241654"/>
    <w:rsid w:val="402E5098"/>
    <w:rsid w:val="40404B5F"/>
    <w:rsid w:val="40552625"/>
    <w:rsid w:val="405A40DF"/>
    <w:rsid w:val="408353E4"/>
    <w:rsid w:val="40DC4AF4"/>
    <w:rsid w:val="40E03FEC"/>
    <w:rsid w:val="41320155"/>
    <w:rsid w:val="41526B64"/>
    <w:rsid w:val="41583902"/>
    <w:rsid w:val="41662610"/>
    <w:rsid w:val="417751AD"/>
    <w:rsid w:val="418C112D"/>
    <w:rsid w:val="419A4874"/>
    <w:rsid w:val="41AE2885"/>
    <w:rsid w:val="41AE7349"/>
    <w:rsid w:val="41FA16D6"/>
    <w:rsid w:val="4226071D"/>
    <w:rsid w:val="42446DF5"/>
    <w:rsid w:val="42AB62E0"/>
    <w:rsid w:val="42B06A5F"/>
    <w:rsid w:val="42D57A4D"/>
    <w:rsid w:val="42EB256B"/>
    <w:rsid w:val="433724B6"/>
    <w:rsid w:val="434115B0"/>
    <w:rsid w:val="43423132"/>
    <w:rsid w:val="43622373"/>
    <w:rsid w:val="436332AB"/>
    <w:rsid w:val="43876E52"/>
    <w:rsid w:val="439E7EA7"/>
    <w:rsid w:val="43D61E56"/>
    <w:rsid w:val="43E543DD"/>
    <w:rsid w:val="44114AB5"/>
    <w:rsid w:val="442E1B0B"/>
    <w:rsid w:val="444C3D3F"/>
    <w:rsid w:val="445C6678"/>
    <w:rsid w:val="447E52F0"/>
    <w:rsid w:val="44801C3A"/>
    <w:rsid w:val="449C011F"/>
    <w:rsid w:val="44D1431E"/>
    <w:rsid w:val="44DC1567"/>
    <w:rsid w:val="44E67811"/>
    <w:rsid w:val="44F76B2E"/>
    <w:rsid w:val="451A526E"/>
    <w:rsid w:val="454669E0"/>
    <w:rsid w:val="454A06C1"/>
    <w:rsid w:val="456C4376"/>
    <w:rsid w:val="45A55DFD"/>
    <w:rsid w:val="45C50578"/>
    <w:rsid w:val="45C81AEB"/>
    <w:rsid w:val="45F75F2C"/>
    <w:rsid w:val="46340F2E"/>
    <w:rsid w:val="466627F9"/>
    <w:rsid w:val="46752DCA"/>
    <w:rsid w:val="467A16F8"/>
    <w:rsid w:val="46C67DD9"/>
    <w:rsid w:val="46CD560B"/>
    <w:rsid w:val="46E520BC"/>
    <w:rsid w:val="46F042A3"/>
    <w:rsid w:val="471A45C8"/>
    <w:rsid w:val="477D6971"/>
    <w:rsid w:val="47A95201"/>
    <w:rsid w:val="47CD234C"/>
    <w:rsid w:val="47D604EF"/>
    <w:rsid w:val="47DF00E1"/>
    <w:rsid w:val="481E071B"/>
    <w:rsid w:val="48215B7F"/>
    <w:rsid w:val="483D72ED"/>
    <w:rsid w:val="48E72288"/>
    <w:rsid w:val="48E9573D"/>
    <w:rsid w:val="49544E36"/>
    <w:rsid w:val="49554C56"/>
    <w:rsid w:val="498D72D3"/>
    <w:rsid w:val="49957F36"/>
    <w:rsid w:val="49B4282A"/>
    <w:rsid w:val="49D20000"/>
    <w:rsid w:val="49DE7B2F"/>
    <w:rsid w:val="49DF2D63"/>
    <w:rsid w:val="49EE79F5"/>
    <w:rsid w:val="4A105664"/>
    <w:rsid w:val="4A1D2431"/>
    <w:rsid w:val="4A420510"/>
    <w:rsid w:val="4A4D25BF"/>
    <w:rsid w:val="4A5F3156"/>
    <w:rsid w:val="4A6C535B"/>
    <w:rsid w:val="4A822515"/>
    <w:rsid w:val="4A844740"/>
    <w:rsid w:val="4A963F66"/>
    <w:rsid w:val="4AA33382"/>
    <w:rsid w:val="4AD625B4"/>
    <w:rsid w:val="4B2A660D"/>
    <w:rsid w:val="4B3774F7"/>
    <w:rsid w:val="4B494B06"/>
    <w:rsid w:val="4B7778F3"/>
    <w:rsid w:val="4B8646B9"/>
    <w:rsid w:val="4BDC1E4C"/>
    <w:rsid w:val="4BE8259F"/>
    <w:rsid w:val="4BF02E98"/>
    <w:rsid w:val="4C082C41"/>
    <w:rsid w:val="4C222CB1"/>
    <w:rsid w:val="4C285091"/>
    <w:rsid w:val="4C3677AE"/>
    <w:rsid w:val="4C635AFC"/>
    <w:rsid w:val="4C854292"/>
    <w:rsid w:val="4CC1088C"/>
    <w:rsid w:val="4CED1711"/>
    <w:rsid w:val="4D616AAD"/>
    <w:rsid w:val="4D6D7677"/>
    <w:rsid w:val="4D8F6A66"/>
    <w:rsid w:val="4DAB0C30"/>
    <w:rsid w:val="4DE1374A"/>
    <w:rsid w:val="4DE22F6A"/>
    <w:rsid w:val="4DEE02D5"/>
    <w:rsid w:val="4DEE593F"/>
    <w:rsid w:val="4E0A0EF3"/>
    <w:rsid w:val="4E1C0C26"/>
    <w:rsid w:val="4E6C3C8D"/>
    <w:rsid w:val="4E92617D"/>
    <w:rsid w:val="4EAC3D58"/>
    <w:rsid w:val="4EB26E94"/>
    <w:rsid w:val="4EF52A21"/>
    <w:rsid w:val="4F03585F"/>
    <w:rsid w:val="4F133DD7"/>
    <w:rsid w:val="4F277333"/>
    <w:rsid w:val="4F610FE6"/>
    <w:rsid w:val="4F766114"/>
    <w:rsid w:val="4F844CD5"/>
    <w:rsid w:val="4F905428"/>
    <w:rsid w:val="4F994655"/>
    <w:rsid w:val="4FEE03A0"/>
    <w:rsid w:val="500109DB"/>
    <w:rsid w:val="50407B31"/>
    <w:rsid w:val="505E5526"/>
    <w:rsid w:val="50780AAF"/>
    <w:rsid w:val="508048FB"/>
    <w:rsid w:val="50F30075"/>
    <w:rsid w:val="512268D1"/>
    <w:rsid w:val="513633AC"/>
    <w:rsid w:val="51363DAD"/>
    <w:rsid w:val="5144471C"/>
    <w:rsid w:val="51497F84"/>
    <w:rsid w:val="518F2525"/>
    <w:rsid w:val="51D11A88"/>
    <w:rsid w:val="51EE6C85"/>
    <w:rsid w:val="51F132F9"/>
    <w:rsid w:val="51F45E60"/>
    <w:rsid w:val="51F64CF6"/>
    <w:rsid w:val="52097713"/>
    <w:rsid w:val="523C53F3"/>
    <w:rsid w:val="525A1D1D"/>
    <w:rsid w:val="525E25A5"/>
    <w:rsid w:val="5287215E"/>
    <w:rsid w:val="52A631B4"/>
    <w:rsid w:val="52EC506B"/>
    <w:rsid w:val="52ED493F"/>
    <w:rsid w:val="53EB6CEC"/>
    <w:rsid w:val="53FE2471"/>
    <w:rsid w:val="54551D2E"/>
    <w:rsid w:val="54693A3F"/>
    <w:rsid w:val="549A26FE"/>
    <w:rsid w:val="549B2BAB"/>
    <w:rsid w:val="54AA6F8B"/>
    <w:rsid w:val="54BD0670"/>
    <w:rsid w:val="54C32CA9"/>
    <w:rsid w:val="54C437CC"/>
    <w:rsid w:val="54DE4E87"/>
    <w:rsid w:val="54EA657F"/>
    <w:rsid w:val="54F21665"/>
    <w:rsid w:val="551408A9"/>
    <w:rsid w:val="551A47AD"/>
    <w:rsid w:val="55230AEC"/>
    <w:rsid w:val="5539030F"/>
    <w:rsid w:val="55592760"/>
    <w:rsid w:val="555F49B4"/>
    <w:rsid w:val="558E578C"/>
    <w:rsid w:val="55A7124F"/>
    <w:rsid w:val="55D142B8"/>
    <w:rsid w:val="55D229F4"/>
    <w:rsid w:val="55E66818"/>
    <w:rsid w:val="56382375"/>
    <w:rsid w:val="5669720B"/>
    <w:rsid w:val="56B37C4E"/>
    <w:rsid w:val="56C440CA"/>
    <w:rsid w:val="56EF512A"/>
    <w:rsid w:val="57081D47"/>
    <w:rsid w:val="572B1EDA"/>
    <w:rsid w:val="57746CAE"/>
    <w:rsid w:val="57A9177C"/>
    <w:rsid w:val="57B819BF"/>
    <w:rsid w:val="57DD1F38"/>
    <w:rsid w:val="57EF2F07"/>
    <w:rsid w:val="57F4051E"/>
    <w:rsid w:val="580E7831"/>
    <w:rsid w:val="58496ABB"/>
    <w:rsid w:val="58512D05"/>
    <w:rsid w:val="587556F3"/>
    <w:rsid w:val="587F6096"/>
    <w:rsid w:val="589D0BB5"/>
    <w:rsid w:val="58DD5251"/>
    <w:rsid w:val="58E6255C"/>
    <w:rsid w:val="58F44C79"/>
    <w:rsid w:val="58FE0A5A"/>
    <w:rsid w:val="593037D7"/>
    <w:rsid w:val="59396B7B"/>
    <w:rsid w:val="59605E6B"/>
    <w:rsid w:val="596516D3"/>
    <w:rsid w:val="59943D66"/>
    <w:rsid w:val="59A47280"/>
    <w:rsid w:val="59CE1E50"/>
    <w:rsid w:val="5A045A27"/>
    <w:rsid w:val="5A252C10"/>
    <w:rsid w:val="5A5941D5"/>
    <w:rsid w:val="5A5C0D28"/>
    <w:rsid w:val="5A7A11AE"/>
    <w:rsid w:val="5A8E07B6"/>
    <w:rsid w:val="5A9F447D"/>
    <w:rsid w:val="5AA61FA3"/>
    <w:rsid w:val="5AC46236"/>
    <w:rsid w:val="5AD960D3"/>
    <w:rsid w:val="5AE64A95"/>
    <w:rsid w:val="5AF0321E"/>
    <w:rsid w:val="5B152613"/>
    <w:rsid w:val="5B44356A"/>
    <w:rsid w:val="5B484E08"/>
    <w:rsid w:val="5B7C71A8"/>
    <w:rsid w:val="5B9938B6"/>
    <w:rsid w:val="5BB2274C"/>
    <w:rsid w:val="5BD963A8"/>
    <w:rsid w:val="5BEA4395"/>
    <w:rsid w:val="5BF6345A"/>
    <w:rsid w:val="5C4A4BB0"/>
    <w:rsid w:val="5C7C37E6"/>
    <w:rsid w:val="5C944BA8"/>
    <w:rsid w:val="5CB93298"/>
    <w:rsid w:val="5CBC1F5D"/>
    <w:rsid w:val="5CEB1EEF"/>
    <w:rsid w:val="5DA238B4"/>
    <w:rsid w:val="5DAA1DAA"/>
    <w:rsid w:val="5E20206C"/>
    <w:rsid w:val="5E895E64"/>
    <w:rsid w:val="5E921E62"/>
    <w:rsid w:val="5E9F66D1"/>
    <w:rsid w:val="5EAC1B52"/>
    <w:rsid w:val="5F0E4AAB"/>
    <w:rsid w:val="5F17346F"/>
    <w:rsid w:val="5F42607F"/>
    <w:rsid w:val="5F467E3E"/>
    <w:rsid w:val="5F480904"/>
    <w:rsid w:val="5FA016B7"/>
    <w:rsid w:val="5FA10F8B"/>
    <w:rsid w:val="5FA33CB3"/>
    <w:rsid w:val="5FBE1B3D"/>
    <w:rsid w:val="5FBE7D8F"/>
    <w:rsid w:val="5FC12503"/>
    <w:rsid w:val="5FE64BF0"/>
    <w:rsid w:val="5FF203C1"/>
    <w:rsid w:val="602A2D2E"/>
    <w:rsid w:val="604A2586"/>
    <w:rsid w:val="607B5C80"/>
    <w:rsid w:val="60902B96"/>
    <w:rsid w:val="60B42685"/>
    <w:rsid w:val="60B60A66"/>
    <w:rsid w:val="60F17CF0"/>
    <w:rsid w:val="60F24444"/>
    <w:rsid w:val="612D314C"/>
    <w:rsid w:val="61A45002"/>
    <w:rsid w:val="61A84D38"/>
    <w:rsid w:val="61CC14F4"/>
    <w:rsid w:val="61EF6027"/>
    <w:rsid w:val="62016B64"/>
    <w:rsid w:val="624A3CC4"/>
    <w:rsid w:val="62946B85"/>
    <w:rsid w:val="62A52B40"/>
    <w:rsid w:val="62B208F5"/>
    <w:rsid w:val="62F1702B"/>
    <w:rsid w:val="63041FD9"/>
    <w:rsid w:val="63157E9F"/>
    <w:rsid w:val="63470478"/>
    <w:rsid w:val="634C106A"/>
    <w:rsid w:val="63BF5E84"/>
    <w:rsid w:val="63D6180A"/>
    <w:rsid w:val="63E76235"/>
    <w:rsid w:val="63F35B2D"/>
    <w:rsid w:val="63F75FAB"/>
    <w:rsid w:val="64040686"/>
    <w:rsid w:val="64245EF5"/>
    <w:rsid w:val="642B057B"/>
    <w:rsid w:val="64540CC2"/>
    <w:rsid w:val="645F4AB4"/>
    <w:rsid w:val="64876A4C"/>
    <w:rsid w:val="648A2199"/>
    <w:rsid w:val="64CF4C90"/>
    <w:rsid w:val="64EC6FCD"/>
    <w:rsid w:val="64F55D1E"/>
    <w:rsid w:val="65090ACC"/>
    <w:rsid w:val="655C4B2F"/>
    <w:rsid w:val="6566550C"/>
    <w:rsid w:val="656B62C3"/>
    <w:rsid w:val="659D0447"/>
    <w:rsid w:val="65C3309D"/>
    <w:rsid w:val="66081D64"/>
    <w:rsid w:val="66102338"/>
    <w:rsid w:val="662A7F2C"/>
    <w:rsid w:val="663C4DC4"/>
    <w:rsid w:val="66594A9D"/>
    <w:rsid w:val="6668077A"/>
    <w:rsid w:val="666920D7"/>
    <w:rsid w:val="66993541"/>
    <w:rsid w:val="66C0263F"/>
    <w:rsid w:val="66C426A2"/>
    <w:rsid w:val="66E225B5"/>
    <w:rsid w:val="66E674D6"/>
    <w:rsid w:val="670D6D5E"/>
    <w:rsid w:val="67253699"/>
    <w:rsid w:val="67521CAD"/>
    <w:rsid w:val="675E3975"/>
    <w:rsid w:val="676878FA"/>
    <w:rsid w:val="67AE06E9"/>
    <w:rsid w:val="67D64A49"/>
    <w:rsid w:val="67DE774F"/>
    <w:rsid w:val="67EB36EB"/>
    <w:rsid w:val="67EF408F"/>
    <w:rsid w:val="68040309"/>
    <w:rsid w:val="68041986"/>
    <w:rsid w:val="68212C69"/>
    <w:rsid w:val="68774F7F"/>
    <w:rsid w:val="68A5783B"/>
    <w:rsid w:val="69313380"/>
    <w:rsid w:val="694935DA"/>
    <w:rsid w:val="6989065F"/>
    <w:rsid w:val="69894F6A"/>
    <w:rsid w:val="69E44896"/>
    <w:rsid w:val="69F32167"/>
    <w:rsid w:val="69F36E74"/>
    <w:rsid w:val="69FC398E"/>
    <w:rsid w:val="6A266C5C"/>
    <w:rsid w:val="6A2C3B47"/>
    <w:rsid w:val="6A4D55BB"/>
    <w:rsid w:val="6A5E3A9B"/>
    <w:rsid w:val="6A5F6556"/>
    <w:rsid w:val="6A70612A"/>
    <w:rsid w:val="6A707A6F"/>
    <w:rsid w:val="6ABC0E26"/>
    <w:rsid w:val="6AF1726A"/>
    <w:rsid w:val="6AF24D91"/>
    <w:rsid w:val="6B014C93"/>
    <w:rsid w:val="6B0A036E"/>
    <w:rsid w:val="6B3D1F73"/>
    <w:rsid w:val="6B4373AC"/>
    <w:rsid w:val="6B501392"/>
    <w:rsid w:val="6B5B4191"/>
    <w:rsid w:val="6BC8160B"/>
    <w:rsid w:val="6C246DA4"/>
    <w:rsid w:val="6C59424D"/>
    <w:rsid w:val="6C7431B0"/>
    <w:rsid w:val="6C7C0DB6"/>
    <w:rsid w:val="6CB467A2"/>
    <w:rsid w:val="6CD90C7F"/>
    <w:rsid w:val="6CDC1854"/>
    <w:rsid w:val="6CDF5983"/>
    <w:rsid w:val="6D0668D1"/>
    <w:rsid w:val="6D4855DB"/>
    <w:rsid w:val="6D4A2C62"/>
    <w:rsid w:val="6D4B299A"/>
    <w:rsid w:val="6DAD6D9B"/>
    <w:rsid w:val="6DB3635A"/>
    <w:rsid w:val="6DB4632D"/>
    <w:rsid w:val="6DE1774E"/>
    <w:rsid w:val="6DFA19F8"/>
    <w:rsid w:val="6E7C5C89"/>
    <w:rsid w:val="6E8421A4"/>
    <w:rsid w:val="6EBC7B8F"/>
    <w:rsid w:val="6ED36C87"/>
    <w:rsid w:val="6EE82732"/>
    <w:rsid w:val="6EF129AF"/>
    <w:rsid w:val="6F017CEE"/>
    <w:rsid w:val="6F196D90"/>
    <w:rsid w:val="6F460E0F"/>
    <w:rsid w:val="6F4A00B9"/>
    <w:rsid w:val="6F5D57ED"/>
    <w:rsid w:val="6F680A21"/>
    <w:rsid w:val="6F7C10CD"/>
    <w:rsid w:val="6FA81EC2"/>
    <w:rsid w:val="6FB04375"/>
    <w:rsid w:val="6FBE5740"/>
    <w:rsid w:val="70057314"/>
    <w:rsid w:val="7092542D"/>
    <w:rsid w:val="70963489"/>
    <w:rsid w:val="70E31130"/>
    <w:rsid w:val="70F859A2"/>
    <w:rsid w:val="71094BE2"/>
    <w:rsid w:val="713575AE"/>
    <w:rsid w:val="713F1B7D"/>
    <w:rsid w:val="714D2D21"/>
    <w:rsid w:val="71564564"/>
    <w:rsid w:val="716620E5"/>
    <w:rsid w:val="717464FF"/>
    <w:rsid w:val="71C1726B"/>
    <w:rsid w:val="71C661BA"/>
    <w:rsid w:val="71D76952"/>
    <w:rsid w:val="71F633B8"/>
    <w:rsid w:val="7251239D"/>
    <w:rsid w:val="7258197D"/>
    <w:rsid w:val="728A3B01"/>
    <w:rsid w:val="72D66D46"/>
    <w:rsid w:val="72F74617"/>
    <w:rsid w:val="72FB6337"/>
    <w:rsid w:val="73027B3B"/>
    <w:rsid w:val="731E1E48"/>
    <w:rsid w:val="73392640"/>
    <w:rsid w:val="733F7019"/>
    <w:rsid w:val="73775861"/>
    <w:rsid w:val="738874DB"/>
    <w:rsid w:val="73CA2BCB"/>
    <w:rsid w:val="73CF5C6F"/>
    <w:rsid w:val="74673BB2"/>
    <w:rsid w:val="74F8738F"/>
    <w:rsid w:val="751F49D4"/>
    <w:rsid w:val="7521074C"/>
    <w:rsid w:val="753C3B2C"/>
    <w:rsid w:val="75526C3E"/>
    <w:rsid w:val="75864859"/>
    <w:rsid w:val="75894543"/>
    <w:rsid w:val="75BE72CE"/>
    <w:rsid w:val="75CB690A"/>
    <w:rsid w:val="75EA6D90"/>
    <w:rsid w:val="761F169A"/>
    <w:rsid w:val="76856975"/>
    <w:rsid w:val="768F16E6"/>
    <w:rsid w:val="76BA7752"/>
    <w:rsid w:val="76D90BB3"/>
    <w:rsid w:val="76FF2D0F"/>
    <w:rsid w:val="772A26D4"/>
    <w:rsid w:val="772C33D8"/>
    <w:rsid w:val="775A3E75"/>
    <w:rsid w:val="77635480"/>
    <w:rsid w:val="777E5BC3"/>
    <w:rsid w:val="77852F7F"/>
    <w:rsid w:val="779E7C6F"/>
    <w:rsid w:val="77A02A5C"/>
    <w:rsid w:val="77AB254F"/>
    <w:rsid w:val="77BB1933"/>
    <w:rsid w:val="77BC009F"/>
    <w:rsid w:val="77C51D54"/>
    <w:rsid w:val="77C655DB"/>
    <w:rsid w:val="78501EE4"/>
    <w:rsid w:val="78B2790D"/>
    <w:rsid w:val="78E07EED"/>
    <w:rsid w:val="791505C8"/>
    <w:rsid w:val="79205380"/>
    <w:rsid w:val="792F3B54"/>
    <w:rsid w:val="7933625A"/>
    <w:rsid w:val="79621AEE"/>
    <w:rsid w:val="7970752B"/>
    <w:rsid w:val="79771499"/>
    <w:rsid w:val="798474FC"/>
    <w:rsid w:val="79992CDC"/>
    <w:rsid w:val="79C629B2"/>
    <w:rsid w:val="79D45A49"/>
    <w:rsid w:val="7A25703D"/>
    <w:rsid w:val="7AA3372C"/>
    <w:rsid w:val="7AE53FCA"/>
    <w:rsid w:val="7B570210"/>
    <w:rsid w:val="7B580C40"/>
    <w:rsid w:val="7BBB4D2B"/>
    <w:rsid w:val="7BBF2319"/>
    <w:rsid w:val="7BE03CCE"/>
    <w:rsid w:val="7C076879"/>
    <w:rsid w:val="7C0E12FE"/>
    <w:rsid w:val="7C3909AC"/>
    <w:rsid w:val="7C547659"/>
    <w:rsid w:val="7C5A7496"/>
    <w:rsid w:val="7C613B24"/>
    <w:rsid w:val="7C6E6BC4"/>
    <w:rsid w:val="7CA35EEB"/>
    <w:rsid w:val="7CAD0B17"/>
    <w:rsid w:val="7CCD740C"/>
    <w:rsid w:val="7CE1368F"/>
    <w:rsid w:val="7CEC7FBE"/>
    <w:rsid w:val="7D277DCA"/>
    <w:rsid w:val="7D5E66A4"/>
    <w:rsid w:val="7D8570BE"/>
    <w:rsid w:val="7DA72945"/>
    <w:rsid w:val="7DB963B5"/>
    <w:rsid w:val="7DC425BD"/>
    <w:rsid w:val="7DC61D7B"/>
    <w:rsid w:val="7DF10ED8"/>
    <w:rsid w:val="7DFA7D8C"/>
    <w:rsid w:val="7E2503F0"/>
    <w:rsid w:val="7E2651A5"/>
    <w:rsid w:val="7E697AA3"/>
    <w:rsid w:val="7E6C05D0"/>
    <w:rsid w:val="7E977CD1"/>
    <w:rsid w:val="7EAB552B"/>
    <w:rsid w:val="7EB51F05"/>
    <w:rsid w:val="7EBF32CA"/>
    <w:rsid w:val="7EDF0AE5"/>
    <w:rsid w:val="7EE84089"/>
    <w:rsid w:val="7F3E1EFB"/>
    <w:rsid w:val="7F9B3D14"/>
    <w:rsid w:val="7FB65F35"/>
    <w:rsid w:val="7FDB5208"/>
    <w:rsid w:val="7FDF3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E338117"/>
  <w15:docId w15:val="{645C13F0-0C2F-EB43-B8ED-03940C8DA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uiPriority="1" w:unhideWhenUsed="1"/>
    <w:lsdException w:name="Subtitle" w:qFormat="1"/>
    <w:lsdException w:name="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qFormat/>
    <w:rPr>
      <w:sz w:val="20"/>
      <w:szCs w:val="20"/>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qFormat/>
    <w:rPr>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Emphasis">
    <w:name w:val="Emphasis"/>
    <w:basedOn w:val="DefaultParagraphFont"/>
    <w:uiPriority w:val="20"/>
    <w:qFormat/>
    <w:rPr>
      <w:i/>
      <w:iCs/>
    </w:rPr>
  </w:style>
  <w:style w:type="character" w:styleId="Hyperlink">
    <w:name w:val="Hyperlink"/>
    <w:basedOn w:val="DefaultParagraphFont"/>
    <w:qFormat/>
    <w:rPr>
      <w:color w:val="0026E5" w:themeColor="hyperlink"/>
      <w:u w:val="single"/>
    </w:rPr>
  </w:style>
  <w:style w:type="character" w:styleId="CommentReference">
    <w:name w:val="annotation reference"/>
    <w:basedOn w:val="DefaultParagraphFont"/>
    <w:qFormat/>
    <w:rPr>
      <w:sz w:val="16"/>
      <w:szCs w:val="16"/>
    </w:rPr>
  </w:style>
  <w:style w:type="paragraph" w:customStyle="1" w:styleId="1">
    <w:name w:val="正文1"/>
    <w:link w:val="1Char"/>
    <w:autoRedefine/>
    <w:qFormat/>
    <w:pPr>
      <w:widowControl w:val="0"/>
      <w:jc w:val="both"/>
    </w:pPr>
    <w:rPr>
      <w:rFonts w:ascii="Calibri" w:hAnsi="Calibri" w:cs="Calibri"/>
      <w:kern w:val="2"/>
      <w:sz w:val="24"/>
      <w:szCs w:val="24"/>
    </w:rPr>
  </w:style>
  <w:style w:type="paragraph" w:styleId="ListParagraph">
    <w:name w:val="List Paragraph"/>
    <w:basedOn w:val="Normal"/>
    <w:uiPriority w:val="99"/>
    <w:unhideWhenUsed/>
    <w:qFormat/>
    <w:pPr>
      <w:ind w:firstLineChars="200" w:firstLine="420"/>
    </w:pPr>
  </w:style>
  <w:style w:type="paragraph" w:customStyle="1" w:styleId="EndNoteBibliography">
    <w:name w:val="EndNote Bibliography"/>
    <w:basedOn w:val="Normal"/>
    <w:autoRedefine/>
    <w:qFormat/>
    <w:rPr>
      <w:rFonts w:ascii="Calibri" w:eastAsia="DengXian" w:hAnsi="Calibri" w:cs="Calibri"/>
      <w:sz w:val="20"/>
    </w:rPr>
  </w:style>
  <w:style w:type="paragraph" w:customStyle="1" w:styleId="Revision1">
    <w:name w:val="Revision1"/>
    <w:hidden/>
    <w:uiPriority w:val="99"/>
    <w:unhideWhenUsed/>
    <w:qFormat/>
    <w:rPr>
      <w:rFonts w:asciiTheme="minorHAnsi" w:eastAsiaTheme="minorEastAsia" w:hAnsiTheme="minorHAnsi" w:cstheme="minorBidi"/>
      <w:kern w:val="2"/>
      <w:sz w:val="21"/>
      <w:szCs w:val="24"/>
      <w:lang w:val="en-US"/>
    </w:rPr>
  </w:style>
  <w:style w:type="character" w:customStyle="1" w:styleId="CommentTextChar">
    <w:name w:val="Comment Text Char"/>
    <w:basedOn w:val="DefaultParagraphFont"/>
    <w:link w:val="CommentText"/>
    <w:qFormat/>
    <w:rPr>
      <w:rFonts w:asciiTheme="minorHAnsi" w:eastAsiaTheme="minorEastAsia" w:hAnsiTheme="minorHAnsi" w:cstheme="minorBidi"/>
      <w:kern w:val="2"/>
      <w:lang w:val="en-US"/>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kern w:val="2"/>
      <w:lang w:val="en-US"/>
    </w:rPr>
  </w:style>
  <w:style w:type="paragraph" w:customStyle="1" w:styleId="Revision2">
    <w:name w:val="Revision2"/>
    <w:hidden/>
    <w:uiPriority w:val="99"/>
    <w:unhideWhenUsed/>
    <w:qFormat/>
    <w:rPr>
      <w:rFonts w:asciiTheme="minorHAnsi" w:eastAsiaTheme="minorEastAsia" w:hAnsiTheme="minorHAnsi" w:cstheme="minorBidi"/>
      <w:kern w:val="2"/>
      <w:sz w:val="21"/>
      <w:szCs w:val="24"/>
      <w:lang w:val="en-US"/>
    </w:rPr>
  </w:style>
  <w:style w:type="table" w:customStyle="1" w:styleId="TableNormal1">
    <w:name w:val="Table Normal1"/>
    <w:basedOn w:val="TableNormal"/>
    <w:semiHidden/>
    <w:qFormat/>
    <w:tblPr/>
  </w:style>
  <w:style w:type="paragraph" w:customStyle="1" w:styleId="Revision3">
    <w:name w:val="Revision3"/>
    <w:hidden/>
    <w:uiPriority w:val="99"/>
    <w:unhideWhenUsed/>
    <w:qFormat/>
    <w:rPr>
      <w:rFonts w:asciiTheme="minorHAnsi" w:eastAsiaTheme="minorEastAsia" w:hAnsiTheme="minorHAnsi" w:cstheme="minorBidi"/>
      <w:kern w:val="2"/>
      <w:sz w:val="21"/>
      <w:szCs w:val="24"/>
      <w:lang w:val="en-US"/>
    </w:rPr>
  </w:style>
  <w:style w:type="paragraph" w:customStyle="1" w:styleId="EndNoteBibliographyTitle">
    <w:name w:val="EndNote Bibliography Title"/>
    <w:basedOn w:val="Normal"/>
    <w:link w:val="EndNoteBibliographyTitleChar"/>
    <w:qFormat/>
    <w:pPr>
      <w:jc w:val="center"/>
    </w:pPr>
    <w:rPr>
      <w:rFonts w:ascii="Calibri" w:hAnsi="Calibri" w:cs="Calibri"/>
      <w:sz w:val="20"/>
    </w:rPr>
  </w:style>
  <w:style w:type="character" w:customStyle="1" w:styleId="1Char">
    <w:name w:val="正文1 Char"/>
    <w:basedOn w:val="DefaultParagraphFont"/>
    <w:link w:val="1"/>
    <w:qFormat/>
    <w:rPr>
      <w:rFonts w:ascii="Calibri" w:hAnsi="Calibri" w:cs="Calibri"/>
      <w:kern w:val="2"/>
      <w:sz w:val="24"/>
      <w:szCs w:val="24"/>
    </w:rPr>
  </w:style>
  <w:style w:type="character" w:customStyle="1" w:styleId="EndNoteBibliographyTitleChar">
    <w:name w:val="EndNote Bibliography Title Char"/>
    <w:basedOn w:val="1Char"/>
    <w:link w:val="EndNoteBibliographyTitle"/>
    <w:qFormat/>
    <w:rPr>
      <w:rFonts w:ascii="Calibri" w:eastAsiaTheme="minorEastAsia" w:hAnsi="Calibri" w:cs="Calibri"/>
      <w:kern w:val="2"/>
      <w:sz w:val="24"/>
      <w:szCs w:val="24"/>
    </w:rPr>
  </w:style>
  <w:style w:type="paragraph" w:customStyle="1" w:styleId="Revision4">
    <w:name w:val="Revision4"/>
    <w:hidden/>
    <w:uiPriority w:val="99"/>
    <w:unhideWhenUsed/>
    <w:qFormat/>
    <w:rPr>
      <w:rFonts w:asciiTheme="minorHAnsi" w:eastAsiaTheme="minorEastAsia" w:hAnsiTheme="minorHAnsi" w:cstheme="minorBidi"/>
      <w:kern w:val="2"/>
      <w:sz w:val="21"/>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5">
    <w:name w:val="Revision5"/>
    <w:hidden/>
    <w:uiPriority w:val="99"/>
    <w:unhideWhenUsed/>
    <w:qFormat/>
    <w:rPr>
      <w:rFonts w:asciiTheme="minorHAnsi" w:eastAsiaTheme="minorEastAsia" w:hAnsiTheme="minorHAnsi" w:cstheme="minorBidi"/>
      <w:kern w:val="2"/>
      <w:sz w:val="21"/>
      <w:szCs w:val="24"/>
      <w:lang w:val="en-US"/>
    </w:rPr>
  </w:style>
  <w:style w:type="paragraph" w:customStyle="1" w:styleId="Revision6">
    <w:name w:val="Revision6"/>
    <w:hidden/>
    <w:uiPriority w:val="99"/>
    <w:unhideWhenUsed/>
    <w:qFormat/>
    <w:rPr>
      <w:rFonts w:asciiTheme="minorHAnsi" w:eastAsiaTheme="minorEastAsia" w:hAnsiTheme="minorHAnsi" w:cstheme="minorBidi"/>
      <w:kern w:val="2"/>
      <w:sz w:val="21"/>
      <w:szCs w:val="24"/>
      <w:lang w:val="en-US"/>
    </w:rPr>
  </w:style>
  <w:style w:type="paragraph" w:customStyle="1" w:styleId="Revision7">
    <w:name w:val="Revision7"/>
    <w:hidden/>
    <w:uiPriority w:val="99"/>
    <w:unhideWhenUsed/>
    <w:qFormat/>
    <w:rPr>
      <w:rFonts w:asciiTheme="minorHAnsi" w:eastAsiaTheme="minorEastAsia" w:hAnsiTheme="minorHAnsi" w:cstheme="minorBidi"/>
      <w:kern w:val="2"/>
      <w:sz w:val="21"/>
      <w:szCs w:val="24"/>
      <w:lang w:val="en-US"/>
    </w:rPr>
  </w:style>
  <w:style w:type="paragraph" w:customStyle="1" w:styleId="Revision8">
    <w:name w:val="Revision8"/>
    <w:hidden/>
    <w:uiPriority w:val="99"/>
    <w:unhideWhenUsed/>
    <w:qFormat/>
    <w:rPr>
      <w:rFonts w:asciiTheme="minorHAnsi" w:eastAsiaTheme="minorEastAsia" w:hAnsiTheme="minorHAnsi" w:cstheme="minorBidi"/>
      <w:kern w:val="2"/>
      <w:sz w:val="21"/>
      <w:szCs w:val="24"/>
      <w:lang w:val="en-US"/>
    </w:rPr>
  </w:style>
  <w:style w:type="paragraph" w:customStyle="1" w:styleId="Revision9">
    <w:name w:val="Revision9"/>
    <w:hidden/>
    <w:uiPriority w:val="99"/>
    <w:unhideWhenUsed/>
    <w:qFormat/>
    <w:rPr>
      <w:rFonts w:asciiTheme="minorHAnsi" w:eastAsiaTheme="minorEastAsia" w:hAnsiTheme="minorHAnsi" w:cstheme="minorBidi"/>
      <w:kern w:val="2"/>
      <w:sz w:val="21"/>
      <w:szCs w:val="24"/>
      <w:lang w:val="en-US"/>
    </w:rPr>
  </w:style>
  <w:style w:type="paragraph" w:customStyle="1" w:styleId="Revision10">
    <w:name w:val="Revision10"/>
    <w:hidden/>
    <w:uiPriority w:val="99"/>
    <w:unhideWhenUsed/>
    <w:qFormat/>
    <w:rPr>
      <w:rFonts w:asciiTheme="minorHAnsi" w:eastAsiaTheme="minorEastAsia" w:hAnsiTheme="minorHAnsi" w:cstheme="minorBidi"/>
      <w:kern w:val="2"/>
      <w:sz w:val="21"/>
      <w:szCs w:val="24"/>
      <w:lang w:val="en-US"/>
    </w:rPr>
  </w:style>
  <w:style w:type="paragraph" w:customStyle="1" w:styleId="Revision11">
    <w:name w:val="Revision11"/>
    <w:hidden/>
    <w:uiPriority w:val="99"/>
    <w:unhideWhenUsed/>
    <w:qFormat/>
    <w:rPr>
      <w:rFonts w:asciiTheme="minorHAnsi" w:eastAsiaTheme="minorEastAsia" w:hAnsiTheme="minorHAnsi" w:cstheme="minorBidi"/>
      <w:kern w:val="2"/>
      <w:sz w:val="21"/>
      <w:szCs w:val="24"/>
      <w:lang w:val="en-US"/>
    </w:rPr>
  </w:style>
  <w:style w:type="paragraph" w:customStyle="1" w:styleId="EndNoteCategoryHeading">
    <w:name w:val="EndNote Category Heading"/>
    <w:basedOn w:val="Normal"/>
    <w:link w:val="EndNoteCategoryHeadingChar"/>
    <w:qFormat/>
    <w:pPr>
      <w:spacing w:before="120" w:after="120"/>
      <w:jc w:val="left"/>
    </w:pPr>
    <w:rPr>
      <w:b/>
    </w:rPr>
  </w:style>
  <w:style w:type="character" w:customStyle="1" w:styleId="EndNoteCategoryHeadingChar">
    <w:name w:val="EndNote Category Heading Char"/>
    <w:basedOn w:val="1Char"/>
    <w:link w:val="EndNoteCategoryHeading"/>
    <w:qFormat/>
    <w:rPr>
      <w:rFonts w:asciiTheme="minorHAnsi" w:eastAsiaTheme="minorEastAsia" w:hAnsiTheme="minorHAnsi" w:cstheme="minorBidi"/>
      <w:b/>
      <w:kern w:val="2"/>
      <w:sz w:val="21"/>
      <w:szCs w:val="24"/>
    </w:rPr>
  </w:style>
  <w:style w:type="paragraph" w:customStyle="1" w:styleId="Revision12">
    <w:name w:val="Revision12"/>
    <w:hidden/>
    <w:uiPriority w:val="99"/>
    <w:unhideWhenUsed/>
    <w:qFormat/>
    <w:rPr>
      <w:rFonts w:asciiTheme="minorHAnsi" w:eastAsiaTheme="minorEastAsia" w:hAnsiTheme="minorHAnsi" w:cstheme="minorBidi"/>
      <w:kern w:val="2"/>
      <w:sz w:val="21"/>
      <w:szCs w:val="24"/>
      <w:lang w:val="en-US"/>
    </w:rPr>
  </w:style>
  <w:style w:type="paragraph" w:customStyle="1" w:styleId="Revision13">
    <w:name w:val="Revision13"/>
    <w:hidden/>
    <w:uiPriority w:val="99"/>
    <w:unhideWhenUsed/>
    <w:qFormat/>
    <w:rPr>
      <w:rFonts w:asciiTheme="minorHAnsi" w:eastAsiaTheme="minorEastAsia" w:hAnsiTheme="minorHAnsi" w:cstheme="minorBidi"/>
      <w:kern w:val="2"/>
      <w:sz w:val="21"/>
      <w:szCs w:val="24"/>
      <w:lang w:val="en-US"/>
    </w:rPr>
  </w:style>
  <w:style w:type="paragraph" w:customStyle="1" w:styleId="Revision14">
    <w:name w:val="Revision14"/>
    <w:hidden/>
    <w:uiPriority w:val="99"/>
    <w:unhideWhenUsed/>
    <w:qFormat/>
    <w:rPr>
      <w:rFonts w:asciiTheme="minorHAnsi" w:eastAsiaTheme="minorEastAsia" w:hAnsiTheme="minorHAnsi" w:cstheme="minorBidi"/>
      <w:kern w:val="2"/>
      <w:sz w:val="21"/>
      <w:szCs w:val="24"/>
      <w:lang w:val="en-US"/>
    </w:rPr>
  </w:style>
  <w:style w:type="paragraph" w:customStyle="1" w:styleId="Revision15">
    <w:name w:val="Revision15"/>
    <w:hidden/>
    <w:uiPriority w:val="99"/>
    <w:unhideWhenUsed/>
    <w:qFormat/>
    <w:rPr>
      <w:rFonts w:asciiTheme="minorHAnsi" w:eastAsiaTheme="minorEastAsia" w:hAnsiTheme="minorHAnsi" w:cstheme="minorBidi"/>
      <w:kern w:val="2"/>
      <w:sz w:val="21"/>
      <w:szCs w:val="24"/>
      <w:lang w:val="en-US"/>
    </w:rPr>
  </w:style>
  <w:style w:type="paragraph" w:customStyle="1" w:styleId="Revision16">
    <w:name w:val="Revision16"/>
    <w:hidden/>
    <w:uiPriority w:val="99"/>
    <w:unhideWhenUsed/>
    <w:qFormat/>
    <w:rPr>
      <w:rFonts w:asciiTheme="minorHAnsi" w:eastAsiaTheme="minorEastAsia" w:hAnsiTheme="minorHAnsi" w:cstheme="minorBidi"/>
      <w:kern w:val="2"/>
      <w:sz w:val="21"/>
      <w:szCs w:val="24"/>
      <w:lang w:val="en-US"/>
    </w:rPr>
  </w:style>
  <w:style w:type="paragraph" w:customStyle="1" w:styleId="Revision17">
    <w:name w:val="Revision17"/>
    <w:hidden/>
    <w:uiPriority w:val="99"/>
    <w:unhideWhenUsed/>
    <w:qFormat/>
    <w:rPr>
      <w:rFonts w:asciiTheme="minorHAnsi" w:eastAsiaTheme="minorEastAsia" w:hAnsiTheme="minorHAnsi" w:cstheme="minorBidi"/>
      <w:kern w:val="2"/>
      <w:sz w:val="21"/>
      <w:szCs w:val="24"/>
      <w:lang w:val="en-US"/>
    </w:rPr>
  </w:style>
  <w:style w:type="paragraph" w:customStyle="1" w:styleId="Revision18">
    <w:name w:val="Revision18"/>
    <w:hidden/>
    <w:uiPriority w:val="99"/>
    <w:unhideWhenUsed/>
    <w:qFormat/>
    <w:rPr>
      <w:rFonts w:asciiTheme="minorHAnsi" w:eastAsiaTheme="minorEastAsia" w:hAnsiTheme="minorHAnsi" w:cstheme="minorBidi"/>
      <w:kern w:val="2"/>
      <w:sz w:val="21"/>
      <w:szCs w:val="24"/>
      <w:lang w:val="en-US"/>
    </w:rPr>
  </w:style>
  <w:style w:type="paragraph" w:customStyle="1" w:styleId="Revision19">
    <w:name w:val="Revision19"/>
    <w:hidden/>
    <w:uiPriority w:val="99"/>
    <w:unhideWhenUsed/>
    <w:qFormat/>
    <w:rPr>
      <w:rFonts w:asciiTheme="minorHAnsi" w:eastAsiaTheme="minorEastAsia" w:hAnsiTheme="minorHAnsi" w:cstheme="minorBidi"/>
      <w:kern w:val="2"/>
      <w:sz w:val="21"/>
      <w:szCs w:val="24"/>
      <w:lang w:val="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Revision20">
    <w:name w:val="Revision20"/>
    <w:hidden/>
    <w:uiPriority w:val="99"/>
    <w:unhideWhenUsed/>
    <w:qFormat/>
    <w:rPr>
      <w:rFonts w:asciiTheme="minorHAnsi" w:eastAsiaTheme="minorEastAsia" w:hAnsiTheme="minorHAnsi" w:cstheme="minorBidi"/>
      <w:kern w:val="2"/>
      <w:sz w:val="21"/>
      <w:szCs w:val="24"/>
      <w:lang w:val="en-US"/>
    </w:rPr>
  </w:style>
  <w:style w:type="paragraph" w:customStyle="1" w:styleId="Revision21">
    <w:name w:val="Revision21"/>
    <w:hidden/>
    <w:uiPriority w:val="99"/>
    <w:unhideWhenUsed/>
    <w:qFormat/>
    <w:rPr>
      <w:rFonts w:asciiTheme="minorHAnsi" w:eastAsiaTheme="minorEastAsia" w:hAnsiTheme="minorHAnsi" w:cstheme="minorBidi"/>
      <w:kern w:val="2"/>
      <w:sz w:val="21"/>
      <w:szCs w:val="24"/>
      <w:lang w:val="en-US"/>
    </w:rPr>
  </w:style>
  <w:style w:type="character" w:styleId="PlaceholderText">
    <w:name w:val="Placeholder Text"/>
    <w:basedOn w:val="DefaultParagraphFont"/>
    <w:uiPriority w:val="99"/>
    <w:unhideWhenUsed/>
    <w:qFormat/>
    <w:rPr>
      <w:color w:val="666666"/>
    </w:rPr>
  </w:style>
  <w:style w:type="paragraph" w:styleId="Revision">
    <w:name w:val="Revision"/>
    <w:hidden/>
    <w:uiPriority w:val="99"/>
    <w:unhideWhenUsed/>
    <w:rsid w:val="00F46C4C"/>
    <w:rPr>
      <w:rFonts w:asciiTheme="minorHAnsi" w:eastAsiaTheme="minorEastAsia" w:hAnsiTheme="minorHAnsi" w:cstheme="minorBidi"/>
      <w:kern w:val="2"/>
      <w:sz w:val="21"/>
      <w:szCs w:val="24"/>
      <w:lang w:val="en-US"/>
    </w:rPr>
  </w:style>
  <w:style w:type="table" w:styleId="TableGridLight">
    <w:name w:val="Grid Table Light"/>
    <w:basedOn w:val="TableNormal"/>
    <w:uiPriority w:val="40"/>
    <w:rsid w:val="00E871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E871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ei.tong@unimebl.edu.au"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22F78-F23B-495F-89BC-6F017EBA73F9}">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1b52b3a1-dbcb-41fb-a452-370cf542753f}" enabled="1" method="Privilege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4</TotalTime>
  <Pages>31</Pages>
  <Words>10058</Words>
  <Characters>93839</Characters>
  <Application>Microsoft Office Word</Application>
  <DocSecurity>0</DocSecurity>
  <Lines>781</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86132</dc:creator>
  <cp:lastModifiedBy>Sorel De Leon Vergara</cp:lastModifiedBy>
  <cp:revision>2</cp:revision>
  <dcterms:created xsi:type="dcterms:W3CDTF">2025-09-28T05:45:00Z</dcterms:created>
  <dcterms:modified xsi:type="dcterms:W3CDTF">2025-09-28T05:45:00Z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eyJoZGlkIjoiNmZhMjQ2Y2U3MzEzNTlmNjRhMWQ5ZWE0NzQxZmZlMzgiLCJ1c2VySWQiOiIxNTEwNDI4NjU3In0=</vt:lpwstr>
  </property>
  <property fmtid="{D5CDD505-2E9C-101B-9397-08002B2CF9AE}" pid="4" name="ICV">
    <vt:lpwstr>828FC0C3E667407BA39F33055DBBBC9D_13</vt:lpwstr>
  </property>
  <property fmtid="{D5CDD505-2E9C-101B-9397-08002B2CF9AE}" pid="5" name="GrammarlyDocumentId">
    <vt:lpwstr>8941e2ab-4583-450f-b347-64c496f846b6</vt:lpwstr>
  </property>
</Properties>
</file>